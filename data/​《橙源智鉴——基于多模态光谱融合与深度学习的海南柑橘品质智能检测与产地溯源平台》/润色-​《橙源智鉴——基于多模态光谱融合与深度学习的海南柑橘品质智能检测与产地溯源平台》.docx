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1D750">
      <w:pPr>
        <w:pStyle w:val="14"/>
        <w:widowControl/>
        <w:rPr>
          <w:color w:val="000000"/>
        </w:rPr>
      </w:pPr>
      <w:r>
        <w:t>《橙源智鉴——基于多模态光谱融合与深度学习的海南柑橘品质智能检测与产地溯源平台》​</w:t>
      </w:r>
    </w:p>
    <w:p w14:paraId="244698B9">
      <w:pPr>
        <w:pStyle w:val="11"/>
        <w:widowControl/>
        <w:numPr>
          <w:ilvl w:val="0"/>
          <w:numId w:val="1"/>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hint="eastAsia"/>
          <w:lang w:eastAsia="zh-CN"/>
        </w:rPr>
        <w:t>项目概述</w:t>
      </w:r>
    </w:p>
    <w:p w14:paraId="26CACB79">
      <w:pPr>
        <w:pStyle w:val="11"/>
        <w:widowControl/>
        <w:numPr>
          <w:ilvl w:val="0"/>
          <w:numId w:val="1"/>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hint="eastAsia"/>
          <w:lang w:eastAsia="zh-CN"/>
        </w:rPr>
        <w:t>研究背景与问题提出</w:t>
      </w:r>
    </w:p>
    <w:p w14:paraId="1CFCBA34">
      <w:pPr>
        <w:pStyle w:val="11"/>
        <w:widowControl/>
        <w:numPr>
          <w:ilvl w:val="0"/>
          <w:numId w:val="1"/>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hint="eastAsia"/>
          <w:lang w:eastAsia="zh-CN"/>
        </w:rPr>
        <w:t>项目定位与核心价值</w:t>
      </w:r>
    </w:p>
    <w:p w14:paraId="66A9C6DD">
      <w:pPr>
        <w:pStyle w:val="11"/>
        <w:widowControl/>
        <w:numPr>
          <w:ilvl w:val="0"/>
          <w:numId w:val="1"/>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hint="eastAsia"/>
          <w:lang w:eastAsia="zh-CN"/>
        </w:rPr>
        <w:t>主要创新点</w:t>
      </w:r>
    </w:p>
    <w:p w14:paraId="49BF03ED">
      <w:pPr>
        <w:pStyle w:val="11"/>
        <w:widowControl/>
        <w:numPr>
          <w:ilvl w:val="0"/>
          <w:numId w:val="1"/>
        </w:numPr>
        <w:pBdr>
          <w:top w:val="none" w:color="auto" w:sz="0" w:space="0"/>
          <w:left w:val="none" w:color="auto" w:sz="0" w:space="0"/>
          <w:bottom w:val="none" w:color="auto" w:sz="0" w:space="0"/>
          <w:right w:val="none" w:color="auto" w:sz="0" w:space="0"/>
        </w:pBdr>
        <w:ind w:left="0" w:leftChars="0" w:firstLine="480" w:firstLineChars="0"/>
        <w:rPr>
          <w:color w:val="000000"/>
        </w:rPr>
      </w:pPr>
      <w:r>
        <w:rPr>
          <w:rFonts w:hint="eastAsia"/>
          <w:lang w:eastAsia="zh-CN"/>
        </w:rPr>
        <w:t>项目成果概览</w:t>
      </w:r>
    </w:p>
    <w:p w14:paraId="3422D29B">
      <w:pPr>
        <w:pStyle w:val="2"/>
        <w:widowControl/>
        <w:numPr>
          <w:ilvl w:val="0"/>
          <w:numId w:val="2"/>
        </w:numPr>
        <w:topLinePunct w:val="0"/>
        <w:ind w:left="0" w:leftChars="0" w:firstLine="0" w:firstLineChars="0"/>
        <w:rPr>
          <w:rFonts w:hint="eastAsia" w:ascii="黑体" w:hAnsi="黑体" w:eastAsia="黑体" w:cs="黑体"/>
          <w:b w:val="0"/>
        </w:rPr>
      </w:pPr>
      <w:r>
        <w:t>数据基础与实验设计</w:t>
      </w:r>
    </w:p>
    <w:p w14:paraId="282A61A3">
      <w:pPr>
        <w:pStyle w:val="11"/>
        <w:widowControl/>
        <w:numPr>
          <w:ilvl w:val="0"/>
          <w:numId w:val="3"/>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样本来源与采集规范</w:t>
      </w:r>
    </w:p>
    <w:p w14:paraId="01A5D139">
      <w:pPr>
        <w:pStyle w:val="11"/>
        <w:widowControl/>
        <w:numPr>
          <w:ilvl w:val="0"/>
          <w:numId w:val="3"/>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多仪器光谱采集方案</w:t>
      </w:r>
    </w:p>
    <w:p w14:paraId="7CF2F192">
      <w:pPr>
        <w:pStyle w:val="11"/>
        <w:widowControl/>
        <w:numPr>
          <w:ilvl w:val="0"/>
          <w:numId w:val="3"/>
        </w:numPr>
        <w:pBdr>
          <w:top w:val="none" w:color="auto" w:sz="0" w:space="0"/>
          <w:left w:val="none" w:color="auto" w:sz="0" w:space="0"/>
          <w:bottom w:val="none" w:color="auto" w:sz="0" w:space="0"/>
          <w:right w:val="none" w:color="auto" w:sz="0" w:space="0"/>
        </w:pBdr>
        <w:ind w:left="0" w:leftChars="0" w:firstLine="480" w:firstLineChars="0"/>
        <w:rPr>
          <w:rFonts w:ascii="Times New Roman" w:hAnsi="Times New Roman" w:eastAsia="宋体" w:cs="Times New Roman"/>
          <w:b w:val="0"/>
          <w:color w:val="000000"/>
          <w:sz w:val="24"/>
          <w:szCs w:val="24"/>
        </w:rPr>
      </w:pPr>
      <w:r>
        <w:rPr>
          <w:rFonts w:hint="eastAsia" w:cs="Times New Roman"/>
          <w:color w:val="000000"/>
          <w:sz w:val="24"/>
          <w:szCs w:val="24"/>
          <w:lang w:eastAsia="zh-CN"/>
        </w:rPr>
        <w:t>化学值参考标签体系</w:t>
      </w:r>
    </w:p>
    <w:p w14:paraId="5B86977C">
      <w:pPr>
        <w:pStyle w:val="13"/>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480" w:firstLineChars="0"/>
        <w:rPr>
          <w:b w:val="0"/>
          <w:color w:val="000000"/>
        </w:rPr>
      </w:pPr>
      <w:r>
        <w:rPr>
          <w:color w:val="000000"/>
        </w:rPr>
        <w:t>数据预处理流程</w:t>
      </w:r>
    </w:p>
    <w:p w14:paraId="412AD947">
      <w:pPr>
        <w:pStyle w:val="13"/>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480" w:firstLineChars="0"/>
        <w:rPr>
          <w:color w:val="000000"/>
        </w:rPr>
      </w:pPr>
      <w:r>
        <w:rPr>
          <w:rFonts w:hint="eastAsia"/>
          <w:color w:val="000000"/>
          <w:lang w:eastAsia="zh-CN"/>
        </w:rPr>
        <w:t>数据集划分与质量评估</w:t>
      </w:r>
    </w:p>
    <w:p w14:paraId="2E725B1C">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opLinePunct w:val="0"/>
        <w:spacing w:before="200" w:beforeAutospacing="0" w:after="80" w:afterAutospacing="0" w:line="260" w:lineRule="atLeast"/>
        <w:ind w:left="0" w:leftChars="0" w:right="0" w:firstLine="0" w:firstLineChars="0"/>
        <w:rPr>
          <w:rFonts w:hint="eastAsia" w:ascii="黑体" w:hAnsi="黑体" w:eastAsia="黑体" w:cs="黑体"/>
          <w:b/>
          <w:color w:val="000000"/>
          <w:sz w:val="16"/>
          <w:szCs w:val="16"/>
        </w:rPr>
      </w:pPr>
      <w:r>
        <w:rPr>
          <w:rStyle w:val="17"/>
          <w:b/>
          <w:color w:val="000000"/>
          <w:sz w:val="16"/>
          <w:szCs w:val="16"/>
        </w:rPr>
        <w:t>核心算法与模型设计</w:t>
      </w:r>
    </w:p>
    <w:p w14:paraId="22EC3BD6">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总体技术路线图</w:t>
      </w:r>
    </w:p>
    <w:p w14:paraId="38B16B92">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光谱预处理方法</w:t>
      </w:r>
    </w:p>
    <w:p w14:paraId="57A3C6C8">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特征波段选择策略</w:t>
      </w:r>
    </w:p>
    <w:p w14:paraId="5A34EB21">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品质预测模型设计</w:t>
      </w:r>
    </w:p>
    <w:p w14:paraId="61CCB6F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b w:val="0"/>
          <w:color w:val="000000"/>
        </w:rPr>
      </w:pPr>
      <w:r>
        <w:rPr>
          <w:color w:val="000000"/>
        </w:rPr>
        <w:t>　　3.4.1 基线模型</w:t>
      </w:r>
    </w:p>
    <w:p w14:paraId="787C41A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　　3.4.2 深度学习模型</w:t>
      </w:r>
    </w:p>
    <w:p w14:paraId="0F53E32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　　3.4.3 多模态光谱融合网络设计</w:t>
      </w:r>
    </w:p>
    <w:p w14:paraId="7AA37976">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产地溯源分类模型</w:t>
      </w:r>
    </w:p>
    <w:p w14:paraId="6371B0B8">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模型评估指标与对比实验</w:t>
      </w:r>
    </w:p>
    <w:p w14:paraId="4DC5171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63CF5564">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opLinePunct w:val="0"/>
        <w:spacing w:before="200" w:beforeAutospacing="0" w:after="80" w:afterAutospacing="0" w:line="260" w:lineRule="atLeast"/>
        <w:ind w:left="0" w:leftChars="0" w:right="0" w:firstLine="0" w:firstLineChars="0"/>
        <w:rPr>
          <w:rFonts w:hint="eastAsia" w:ascii="黑体" w:hAnsi="黑体" w:eastAsia="黑体" w:cs="黑体"/>
          <w:b/>
          <w:color w:val="000000"/>
          <w:sz w:val="16"/>
          <w:szCs w:val="16"/>
        </w:rPr>
      </w:pPr>
      <w:r>
        <w:rPr>
          <w:rStyle w:val="17"/>
          <w:b/>
          <w:color w:val="000000"/>
          <w:sz w:val="16"/>
          <w:szCs w:val="16"/>
        </w:rPr>
        <w:t>系统架构与工程实现</w:t>
      </w:r>
    </w:p>
    <w:p w14:paraId="2205D5C7">
      <w:pPr>
        <w:pStyle w:val="1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整体系统架构设计</w:t>
      </w:r>
    </w:p>
    <w:p w14:paraId="7FABDA65">
      <w:pPr>
        <w:pStyle w:val="1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Web平台设计与实现</w:t>
      </w:r>
    </w:p>
    <w:p w14:paraId="7452F7B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firstLine="480"/>
        <w:rPr>
          <w:color w:val="000000"/>
        </w:rPr>
      </w:pPr>
      <w:r>
        <w:rPr>
          <w:color w:val="000000"/>
        </w:rPr>
        <w:t>4.2.1 功能模块说明　　</w:t>
      </w:r>
    </w:p>
    <w:p w14:paraId="1CEDA3A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firstLine="480"/>
        <w:rPr>
          <w:color w:val="000000"/>
        </w:rPr>
      </w:pPr>
      <w:r>
        <w:rPr>
          <w:color w:val="000000"/>
        </w:rPr>
        <w:t>4.2.2 关键界面展示</w:t>
      </w:r>
    </w:p>
    <w:p w14:paraId="62C29320">
      <w:pPr>
        <w:pStyle w:val="1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微信小程序设计与实现</w:t>
      </w:r>
    </w:p>
    <w:p w14:paraId="46601BE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b w:val="0"/>
          <w:color w:val="000000"/>
        </w:rPr>
      </w:pPr>
      <w:r>
        <w:rPr>
          <w:color w:val="000000"/>
        </w:rPr>
        <w:t>　　4.3.1 小程序功能架构</w:t>
      </w:r>
    </w:p>
    <w:p w14:paraId="08919AF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　　4.3.2 用户交互流程设计</w:t>
      </w:r>
    </w:p>
    <w:p w14:paraId="0C1CCD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　　4.3.3 关键界面展示</w:t>
      </w:r>
    </w:p>
    <w:p w14:paraId="5C76BBD6">
      <w:pPr>
        <w:pStyle w:val="1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AI分析服务接口设计</w:t>
      </w:r>
    </w:p>
    <w:p w14:paraId="211CD0E5">
      <w:pPr>
        <w:pStyle w:val="1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数据安全与系统稳定性设计</w:t>
      </w:r>
    </w:p>
    <w:p w14:paraId="5A64AE4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5143D56B">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opLinePunct w:val="0"/>
        <w:spacing w:before="200" w:beforeAutospacing="0" w:after="80" w:afterAutospacing="0" w:line="260" w:lineRule="atLeast"/>
        <w:ind w:left="0" w:leftChars="0" w:right="0" w:firstLine="0" w:firstLineChars="0"/>
        <w:rPr>
          <w:rFonts w:hint="eastAsia" w:ascii="黑体" w:hAnsi="黑体" w:eastAsia="黑体" w:cs="黑体"/>
          <w:b/>
          <w:color w:val="000000"/>
          <w:sz w:val="16"/>
          <w:szCs w:val="16"/>
        </w:rPr>
      </w:pPr>
      <w:r>
        <w:rPr>
          <w:rStyle w:val="17"/>
          <w:b/>
          <w:color w:val="000000"/>
          <w:sz w:val="16"/>
          <w:szCs w:val="16"/>
        </w:rPr>
        <w:t>实验结果与分析</w:t>
      </w:r>
    </w:p>
    <w:p w14:paraId="63D77D30">
      <w:pPr>
        <w:pStyle w:val="1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品质预测实验结果</w:t>
      </w:r>
    </w:p>
    <w:p w14:paraId="7159A021">
      <w:pPr>
        <w:pStyle w:val="1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多仪器融合 vs 单仪器对比分析</w:t>
      </w:r>
    </w:p>
    <w:p w14:paraId="02AC0B82">
      <w:pPr>
        <w:pStyle w:val="1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rFonts w:hint="eastAsia"/>
          <w:color w:val="000000"/>
          <w:lang w:eastAsia="zh-CN"/>
        </w:rPr>
        <w:t>基于近红外光谱技术的柑桔产地溯源分类准确率分析</w:t>
      </w:r>
    </w:p>
    <w:p w14:paraId="5447A771">
      <w:pPr>
        <w:pStyle w:val="1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光谱特征可解释性分析</w:t>
      </w:r>
    </w:p>
    <w:p w14:paraId="7EF0220E">
      <w:pPr>
        <w:pStyle w:val="13"/>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系统实测演示</w:t>
      </w:r>
    </w:p>
    <w:p w14:paraId="72B1CA2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32F6F65D">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opLinePunct w:val="0"/>
        <w:spacing w:before="200" w:beforeAutospacing="0" w:after="80" w:afterAutospacing="0" w:line="260" w:lineRule="atLeast"/>
        <w:ind w:left="0" w:leftChars="0" w:right="0" w:firstLine="0" w:firstLineChars="0"/>
        <w:rPr>
          <w:rFonts w:hint="eastAsia" w:ascii="黑体" w:hAnsi="黑体" w:eastAsia="黑体" w:cs="黑体"/>
          <w:b/>
          <w:color w:val="000000"/>
          <w:sz w:val="16"/>
          <w:szCs w:val="16"/>
        </w:rPr>
      </w:pPr>
      <w:r>
        <w:rPr>
          <w:rStyle w:val="17"/>
          <w:b/>
          <w:color w:val="000000"/>
          <w:sz w:val="16"/>
          <w:szCs w:val="16"/>
        </w:rPr>
        <w:t>应用价值与推广前景</w:t>
      </w:r>
    </w:p>
    <w:p w14:paraId="72777394">
      <w:pPr>
        <w:pStyle w:val="13"/>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面向用户场景分析</w:t>
      </w:r>
    </w:p>
    <w:p w14:paraId="150A4E5B">
      <w:pPr>
        <w:pStyle w:val="13"/>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与现有检测手段的对比优势</w:t>
      </w:r>
    </w:p>
    <w:p w14:paraId="6849FFBC">
      <w:pPr>
        <w:pStyle w:val="13"/>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技术可扩展性</w:t>
      </w:r>
      <w:bookmarkStart w:id="0" w:name="_GoBack"/>
      <w:bookmarkEnd w:id="0"/>
    </w:p>
    <w:p w14:paraId="78F8E09A">
      <w:pPr>
        <w:pStyle w:val="13"/>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社会与产业价值</w:t>
      </w:r>
    </w:p>
    <w:p w14:paraId="30D6CE0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70DF692F">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opLinePunct w:val="0"/>
        <w:spacing w:before="200" w:beforeAutospacing="0" w:after="80" w:afterAutospacing="0" w:line="260" w:lineRule="atLeast"/>
        <w:ind w:left="0" w:leftChars="0" w:right="0" w:firstLine="0" w:firstLineChars="0"/>
        <w:rPr>
          <w:rFonts w:hint="eastAsia" w:ascii="黑体" w:hAnsi="黑体" w:eastAsia="黑体" w:cs="黑体"/>
          <w:b/>
          <w:color w:val="000000"/>
          <w:sz w:val="16"/>
          <w:szCs w:val="16"/>
        </w:rPr>
      </w:pPr>
      <w:r>
        <w:rPr>
          <w:rStyle w:val="17"/>
          <w:b/>
          <w:color w:val="000000"/>
          <w:sz w:val="16"/>
          <w:szCs w:val="16"/>
        </w:rPr>
        <w:t>团队介绍</w:t>
      </w:r>
    </w:p>
    <w:p w14:paraId="21DE58AE">
      <w:pPr>
        <w:pStyle w:val="13"/>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团队组织与分工</w:t>
      </w:r>
    </w:p>
    <w:p w14:paraId="0408567E">
      <w:pPr>
        <w:pStyle w:val="13"/>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指导教师与顾问</w:t>
      </w:r>
    </w:p>
    <w:p w14:paraId="18A839B7">
      <w:pPr>
        <w:pStyle w:val="13"/>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leftChars="0" w:right="0" w:firstLine="0" w:firstLineChars="0"/>
        <w:rPr>
          <w:b w:val="0"/>
          <w:color w:val="000000"/>
        </w:rPr>
      </w:pPr>
      <w:r>
        <w:rPr>
          <w:color w:val="000000"/>
        </w:rPr>
        <w:t>团队核心优势</w:t>
      </w:r>
    </w:p>
    <w:p w14:paraId="62CFD09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2" o:spt="1" style="height:1.5pt;width:432pt;" fillcolor="#000000" filled="t" stroked="f" coordsize="21600,21600" o:hr="t" o:hrstd="t" o:hrnoshade="t" o:hralign="center">
            <v:path/>
            <v:fill on="t" focussize="0,0"/>
            <v:stroke on="f"/>
            <v:imagedata o:title=""/>
            <o:lock v:ext="edit"/>
            <w10:wrap type="none"/>
            <w10:anchorlock/>
          </v:rect>
        </w:pict>
      </w:r>
    </w:p>
    <w:p w14:paraId="106C9F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17"/>
          <w:color w:val="000000"/>
        </w:rPr>
        <w:t>附录</w:t>
      </w:r>
    </w:p>
    <w:p w14:paraId="7A8E671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附录A：数据集说明与样本统计</w:t>
      </w:r>
    </w:p>
    <w:p w14:paraId="24DB457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附录B：模型超参数配置</w:t>
      </w:r>
    </w:p>
    <w:p w14:paraId="623FB5F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附录C：系统部署环境说明</w:t>
      </w:r>
    </w:p>
    <w:p w14:paraId="6F38B5E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rPr>
        <w:t>附录D：参考文献</w:t>
      </w:r>
    </w:p>
    <w:p w14:paraId="0E5EF328"/>
    <w:p w14:paraId="34DABF73">
      <w:pPr>
        <w:pStyle w:val="3"/>
        <w:widowControl/>
        <w:numPr>
          <w:ilvl w:val="0"/>
          <w:numId w:val="9"/>
        </w:numPr>
        <w:ind w:left="0" w:leftChars="0" w:firstLine="0" w:firstLineChars="0"/>
        <w:rPr>
          <w:b w:val="0"/>
        </w:rPr>
      </w:pPr>
      <w:r>
        <w:t>研究背景与问题提出</w:t>
      </w:r>
    </w:p>
    <w:p w14:paraId="5EA9E74A">
      <w:pPr>
        <w:pStyle w:val="4"/>
        <w:widowControl/>
        <w:numPr>
          <w:ilvl w:val="0"/>
          <w:numId w:val="10"/>
        </w:numPr>
        <w:ind w:left="0" w:leftChars="0" w:firstLine="0" w:firstLineChars="0"/>
        <w:rPr>
          <w:b w:val="0"/>
        </w:rPr>
      </w:pPr>
      <w:r>
        <w:t>海南柑橘产业的崛起与品质管控困境</w:t>
      </w:r>
    </w:p>
    <w:p w14:paraId="58A6D21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cs="Times New Roman"/>
          <w:color w:val="000000"/>
          <w:sz w:val="24"/>
          <w:szCs w:val="24"/>
          <w:lang w:eastAsia="zh-CN"/>
        </w:rPr>
        <w:t>海南地处热带，光热资源充沛、水土条件独特，孕育了一批在全国范围内具有高度辨识度的地理标志柑橘品种，其中琼中绿橙就是典型代表。作为中国国家地理标志产品，琼中绿橙生长在琼中独特的土壤气候环境下，素有果实饱满、皮薄多汁、色泽润绿有光，肉质香软、化渣率高、酸甜适度等特点，以皮绿、橙甜、汁多、皮薄而称著全国，是海南热带水果的一大品牌。截至2024年12月，海南全省年产值上亿元的地理标志产品已达40件，地理标志品牌影响力不断提升。其中，澄迈福橙与琼中绿橙表现尤为亮眼——前者截至2025年种植总面积达1.27万亩，预计产值突破1.6亿元；后者种植规模达3万亩，2023年产值已超2亿元，二者均为海南乡村振兴的重要支柱产业。</w:t>
      </w:r>
      <w:r>
        <w:rPr>
          <w:rFonts w:ascii="Times New Roman" w:hAnsi="Times New Roman" w:eastAsia="宋体" w:cs="Times New Roman"/>
          <w:color w:val="000000"/>
          <w:sz w:val="24"/>
          <w:szCs w:val="24"/>
        </w:rPr>
        <w:t>2025年，澄迈县更获批成为海南省首个</w:t>
      </w:r>
      <w:r>
        <w:rPr>
          <w:rStyle w:val="17"/>
          <w:rFonts w:ascii="Times New Roman" w:hAnsi="Times New Roman" w:eastAsia="宋体" w:cs="Times New Roman"/>
          <w:color w:val="000000"/>
          <w:sz w:val="24"/>
          <w:szCs w:val="24"/>
        </w:rPr>
        <w:t>国家地理标志保护示范区</w:t>
      </w:r>
      <w:r>
        <w:rPr>
          <w:rFonts w:ascii="Times New Roman" w:hAnsi="Times New Roman" w:eastAsia="宋体" w:cs="Times New Roman"/>
          <w:color w:val="000000"/>
          <w:sz w:val="24"/>
          <w:szCs w:val="24"/>
        </w:rPr>
        <w:t>，标志着海南热带柑橘的品牌价值已上升至国家战略层面。然而，产业高速发展的背后，品质管控与品牌保护的矛盾日益凸显。由于澄迈福橙、琼中绿橙的市场溢价显著，假冒伪劣产品大量涌入市场，</w:t>
      </w:r>
      <w:r>
        <w:rPr>
          <w:rFonts w:hint="eastAsia" w:cs="Times New Roman"/>
          <w:color w:val="000000"/>
          <w:sz w:val="24"/>
          <w:szCs w:val="24"/>
          <w:lang w:eastAsia="zh-CN"/>
        </w:rPr>
        <w:t>“</w:t>
      </w:r>
      <w:r>
        <w:rPr>
          <w:rFonts w:ascii="Times New Roman" w:hAnsi="Times New Roman" w:eastAsia="宋体" w:cs="Times New Roman"/>
          <w:color w:val="000000"/>
          <w:sz w:val="24"/>
          <w:szCs w:val="24"/>
        </w:rPr>
        <w:t>琼中绿橙商标品牌保卫战</w:t>
      </w:r>
      <w:r>
        <w:rPr>
          <w:rFonts w:hint="eastAsia" w:cs="Times New Roman"/>
          <w:color w:val="000000"/>
          <w:sz w:val="24"/>
          <w:szCs w:val="24"/>
          <w:lang w:eastAsia="zh-CN"/>
        </w:rPr>
        <w:t>”</w:t>
      </w:r>
      <w:r>
        <w:rPr>
          <w:rFonts w:ascii="Times New Roman" w:hAnsi="Times New Roman" w:eastAsia="宋体" w:cs="Times New Roman"/>
          <w:color w:val="000000"/>
          <w:sz w:val="24"/>
          <w:szCs w:val="24"/>
        </w:rPr>
        <w:t>已引发广泛关注。</w:t>
      </w:r>
      <w:r>
        <w:rPr>
          <w:rFonts w:hint="eastAsia" w:cs="Times New Roman"/>
          <w:color w:val="000000"/>
          <w:sz w:val="24"/>
          <w:szCs w:val="24"/>
          <w:lang w:eastAsia="zh-CN"/>
        </w:rPr>
        <w:t>与此同时，产业链条中还存在土壤退化、品质分级标准粗放、品牌挖掘不足等深层问题，任一环节失控都可能动摇整个产业可持续发展的根基。</w:t>
      </w:r>
      <w:r>
        <w:rPr>
          <w:rFonts w:ascii="Times New Roman" w:hAnsi="Times New Roman" w:eastAsia="宋体" w:cs="Times New Roman"/>
          <w:color w:val="000000"/>
          <w:sz w:val="24"/>
          <w:szCs w:val="24"/>
        </w:rPr>
        <w:t>在此背景下，如何对柑橘的内在品质进行快速、准确、可溯源的科学鉴定，已成为产业升级的核心命题。</w:t>
      </w:r>
    </w:p>
    <w:p w14:paraId="7F299D37">
      <w:pPr>
        <w:pStyle w:val="4"/>
        <w:widowControl/>
        <w:numPr>
          <w:ilvl w:val="0"/>
          <w:numId w:val="10"/>
        </w:numPr>
        <w:ind w:left="0" w:leftChars="0" w:firstLine="0" w:firstLineChars="0"/>
        <w:rPr>
          <w:b w:val="0"/>
        </w:rPr>
      </w:pPr>
      <w:r>
        <w:t>传统检测方法的根本局限</w:t>
      </w:r>
    </w:p>
    <w:p w14:paraId="12D0C12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cs="Times New Roman"/>
          <w:color w:val="000000"/>
          <w:sz w:val="24"/>
          <w:szCs w:val="24"/>
          <w:lang w:eastAsia="zh-CN"/>
        </w:rPr>
        <w:t>当前，柑橘品质检测主要依赖以滴定法为代表的化学分析手段，需通过破坏果实测定糖度、酸度、维生素C等核心指标；或借助液相色谱-质谱联用（LC-MS）技术，对糖类、有机酸、氨基酸等精细成分开展定量分析。这些方法虽然精度较高，但存在根本性的缺陷：检测过程具有破坏性，每一次测定都意味着样本的消耗，无法像参考资料3中提到的无损检测法那样保留农产品的营养与外形，实现对同一果实的连续监测；检测周期长，从采样到出具结果往往需要数小时乃至数天，难以满足规模化产线的实时检测需求；成本高昂，结合参考资料2可知，专业仪器的购置与维护、化学试剂的消耗以及专业人员的配置，再加上检测项目、样品数量带来的费用增加，使得全面普及几乎不可能；此外，人工操作引入的主观误差也难以避免。</w:t>
      </w:r>
      <w:r>
        <w:rPr>
          <w:rFonts w:ascii="Times New Roman" w:hAnsi="Times New Roman" w:eastAsia="宋体" w:cs="Times New Roman"/>
          <w:color w:val="000000"/>
          <w:sz w:val="24"/>
          <w:szCs w:val="24"/>
        </w:rPr>
        <w:t>这些缺点决定了传统方法只能作为抽样检测手段，无法构建覆盖产地、流通、销售全链条的品质保障体系，更无法为产地溯源提供客观的物理证据。</w:t>
      </w:r>
    </w:p>
    <w:p w14:paraId="10F11380">
      <w:pPr>
        <w:pStyle w:val="4"/>
        <w:widowControl/>
        <w:numPr>
          <w:ilvl w:val="0"/>
          <w:numId w:val="10"/>
        </w:numPr>
        <w:ind w:left="0" w:leftChars="0" w:firstLine="0" w:firstLineChars="0"/>
        <w:rPr>
          <w:b w:val="0"/>
        </w:rPr>
      </w:pPr>
      <w:r>
        <w:t>光谱无损检测技术的兴起与现有研究的瓶颈</w:t>
      </w:r>
    </w:p>
    <w:p w14:paraId="1AE481CE">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近红外光谱（NIR）与高光谱成像（HSI）技术的出现，为农产品品质无损检测提供了革命性的技术路径。其核心原理在于：果实中的糖分、有机酸、氨基酸等有机化合物，其分子内含氢官能团（C-H、O-H）的振动倍频与合频信号，会在特定光谱波段形成可识别的特征吸收峰，从而将化学成分信息</w:t>
      </w:r>
      <w:r>
        <w:rPr>
          <w:rFonts w:hint="eastAsia" w:cs="Times New Roman"/>
          <w:color w:val="000000"/>
          <w:sz w:val="24"/>
          <w:szCs w:val="24"/>
          <w:lang w:eastAsia="zh-CN"/>
        </w:rPr>
        <w:t>“</w:t>
      </w:r>
      <w:r>
        <w:rPr>
          <w:rFonts w:ascii="Times New Roman" w:hAnsi="Times New Roman" w:eastAsia="宋体" w:cs="Times New Roman"/>
          <w:color w:val="000000"/>
          <w:sz w:val="24"/>
          <w:szCs w:val="24"/>
        </w:rPr>
        <w:t>编码</w:t>
      </w:r>
      <w:r>
        <w:rPr>
          <w:rFonts w:hint="eastAsia" w:cs="Times New Roman"/>
          <w:color w:val="000000"/>
          <w:sz w:val="24"/>
          <w:szCs w:val="24"/>
          <w:lang w:eastAsia="zh-CN"/>
        </w:rPr>
        <w:t>”</w:t>
      </w:r>
      <w:r>
        <w:rPr>
          <w:rFonts w:ascii="Times New Roman" w:hAnsi="Times New Roman" w:eastAsia="宋体" w:cs="Times New Roman"/>
          <w:color w:val="000000"/>
          <w:sz w:val="24"/>
          <w:szCs w:val="24"/>
        </w:rPr>
        <w:t>在光谱曲线之中。</w:t>
      </w:r>
      <w:r>
        <w:rPr>
          <w:rFonts w:hint="eastAsia" w:cs="Times New Roman"/>
          <w:color w:val="000000"/>
          <w:sz w:val="24"/>
          <w:szCs w:val="24"/>
          <w:lang w:eastAsia="zh-CN"/>
        </w:rPr>
        <w:t>通过构建光谱数据与化学成分参考值之间的精准数学模型，即可实现对农产品品质的快速、无损、非接触式预测与判别。</w:t>
      </w:r>
    </w:p>
    <w:p w14:paraId="4AC218F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cs="Times New Roman"/>
          <w:color w:val="000000"/>
          <w:sz w:val="24"/>
          <w:szCs w:val="24"/>
          <w:lang w:eastAsia="zh-CN"/>
        </w:rPr>
        <w:t>近年来，学界在近红外光谱分析技术应用于农产品、食品及蔬菜品质无损检测这一方向已取得重要进展，该技术凭借非破坏性、无需样品预处理、分析时间极短等优势，已在水果、谷物、畜肉类、乳制品等多类农产品/食品的品质检测中实现应用，还逐步从静态研究向在线检测研究方向发展。基于PLS、SVR等经典化学计量学方法，研究者已能对苹果、猕猴桃、葡萄等水果的糖度、酸度实现较高精度的预测，如采用正交信号校正法(OSC)结合偏最小二乘法(PLS)建立的苹果糖度近红外检测模型，在滤除10个OSC因子时，校正相关系数r²达0.92644，预测标准偏差SEP为0.50229，模型简洁且具备良好的预测能力；深度学习模型（1D-CNN、LSTM等）的引入进一步提升了非线性建模能力，在光谱序列特征提取方面展现出显著优势，比如将竞争性自适应重加权采样(CARS)与卷积神经网络(CNN)相结合的CARS-CNN模型，对苹果可溶性固形物含量(SSC)的预测相关系数Rp达到0.951，预测性能较全光谱传统模型提高了3%。</w:t>
      </w:r>
      <w:r>
        <w:rPr>
          <w:rFonts w:ascii="Times New Roman" w:hAnsi="Times New Roman" w:eastAsia="宋体" w:cs="Times New Roman"/>
          <w:color w:val="000000"/>
          <w:sz w:val="24"/>
          <w:szCs w:val="24"/>
        </w:rPr>
        <w:t>然而，现有研究普遍存在以下关键不足：</w:t>
      </w:r>
      <w:r>
        <w:rPr>
          <w:rStyle w:val="17"/>
          <w:rFonts w:ascii="Times New Roman" w:hAnsi="Times New Roman" w:eastAsia="宋体" w:cs="Times New Roman"/>
          <w:color w:val="000000"/>
          <w:sz w:val="24"/>
          <w:szCs w:val="24"/>
        </w:rPr>
        <w:t>第一</w:t>
      </w:r>
      <w:r>
        <w:rPr>
          <w:rFonts w:ascii="Times New Roman" w:hAnsi="Times New Roman" w:eastAsia="宋体" w:cs="Times New Roman"/>
          <w:color w:val="000000"/>
          <w:sz w:val="24"/>
          <w:szCs w:val="24"/>
        </w:rPr>
        <w:t>，绝大多数研究基于单一仪器的光谱数据，不同仪器之间的预测能力差异及其互补性尚未得到系统评估；</w:t>
      </w:r>
      <w:r>
        <w:rPr>
          <w:rStyle w:val="17"/>
          <w:rFonts w:ascii="Times New Roman" w:hAnsi="Times New Roman" w:eastAsia="宋体" w:cs="Times New Roman"/>
          <w:color w:val="000000"/>
          <w:sz w:val="24"/>
          <w:szCs w:val="24"/>
        </w:rPr>
        <w:t>第二</w:t>
      </w:r>
      <w:r>
        <w:rPr>
          <w:rFonts w:ascii="Times New Roman" w:hAnsi="Times New Roman" w:eastAsia="宋体" w:cs="Times New Roman"/>
          <w:color w:val="000000"/>
          <w:sz w:val="24"/>
          <w:szCs w:val="24"/>
        </w:rPr>
        <w:t>，</w:t>
      </w:r>
      <w:r>
        <w:rPr>
          <w:rFonts w:hint="eastAsia" w:cs="Times New Roman"/>
          <w:color w:val="000000"/>
          <w:sz w:val="24"/>
          <w:szCs w:val="24"/>
          <w:lang w:eastAsia="zh-CN"/>
        </w:rPr>
        <w:t>专门针对海南热带特色柑橘品种的光谱数据库与预测模型极为匮乏，现有通用模型难以直接迁移适配</w:t>
      </w:r>
      <w:r>
        <w:rPr>
          <w:rFonts w:ascii="Times New Roman" w:hAnsi="Times New Roman" w:eastAsia="宋体" w:cs="Times New Roman"/>
          <w:color w:val="000000"/>
          <w:sz w:val="24"/>
          <w:szCs w:val="24"/>
        </w:rPr>
        <w:t>；</w:t>
      </w:r>
      <w:r>
        <w:rPr>
          <w:rStyle w:val="17"/>
          <w:rFonts w:ascii="Times New Roman" w:hAnsi="Times New Roman" w:eastAsia="宋体" w:cs="Times New Roman"/>
          <w:color w:val="000000"/>
          <w:sz w:val="24"/>
          <w:szCs w:val="24"/>
        </w:rPr>
        <w:t>第三</w:t>
      </w:r>
      <w:r>
        <w:rPr>
          <w:rFonts w:ascii="Times New Roman" w:hAnsi="Times New Roman" w:eastAsia="宋体" w:cs="Times New Roman"/>
          <w:color w:val="000000"/>
          <w:sz w:val="24"/>
          <w:szCs w:val="24"/>
        </w:rPr>
        <w:t>，光谱检测与产地溯源的结合研究相对薄弱，尚未形成从</w:t>
      </w:r>
      <w:r>
        <w:rPr>
          <w:rFonts w:hint="eastAsia" w:cs="Times New Roman"/>
          <w:color w:val="000000"/>
          <w:sz w:val="24"/>
          <w:szCs w:val="24"/>
          <w:lang w:eastAsia="zh-CN"/>
        </w:rPr>
        <w:t>“</w:t>
      </w:r>
      <w:r>
        <w:rPr>
          <w:rFonts w:ascii="Times New Roman" w:hAnsi="Times New Roman" w:eastAsia="宋体" w:cs="Times New Roman"/>
          <w:color w:val="000000"/>
          <w:sz w:val="24"/>
          <w:szCs w:val="24"/>
        </w:rPr>
        <w:t>品质检测</w:t>
      </w:r>
      <w:r>
        <w:rPr>
          <w:rFonts w:hint="eastAsia" w:cs="Times New Roman"/>
          <w:color w:val="000000"/>
          <w:sz w:val="24"/>
          <w:szCs w:val="24"/>
          <w:lang w:eastAsia="zh-CN"/>
        </w:rPr>
        <w:t>”</w:t>
      </w:r>
      <w:r>
        <w:rPr>
          <w:rFonts w:ascii="Times New Roman" w:hAnsi="Times New Roman" w:eastAsia="宋体" w:cs="Times New Roman"/>
          <w:color w:val="000000"/>
          <w:sz w:val="24"/>
          <w:szCs w:val="24"/>
        </w:rPr>
        <w:t>到</w:t>
      </w:r>
      <w:r>
        <w:rPr>
          <w:rFonts w:hint="eastAsia" w:cs="Times New Roman"/>
          <w:color w:val="000000"/>
          <w:sz w:val="24"/>
          <w:szCs w:val="24"/>
          <w:lang w:eastAsia="zh-CN"/>
        </w:rPr>
        <w:t>“</w:t>
      </w:r>
      <w:r>
        <w:rPr>
          <w:rFonts w:ascii="Times New Roman" w:hAnsi="Times New Roman" w:eastAsia="宋体" w:cs="Times New Roman"/>
          <w:color w:val="000000"/>
          <w:sz w:val="24"/>
          <w:szCs w:val="24"/>
        </w:rPr>
        <w:t>地理溯源</w:t>
      </w:r>
      <w:del w:id="0" w:author="AI写作助手" w:date="2026-04-08T15:55:16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 w:author="AI写作助手" w:date="2026-04-08T15:55:16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的完整技术链条；</w:t>
      </w:r>
      <w:r>
        <w:rPr>
          <w:rStyle w:val="17"/>
          <w:rFonts w:ascii="Times New Roman" w:hAnsi="Times New Roman" w:eastAsia="宋体" w:cs="Times New Roman"/>
          <w:color w:val="000000"/>
          <w:sz w:val="24"/>
          <w:szCs w:val="24"/>
        </w:rPr>
        <w:t>第四</w:t>
      </w:r>
      <w:r>
        <w:rPr>
          <w:rFonts w:ascii="Times New Roman" w:hAnsi="Times New Roman" w:eastAsia="宋体" w:cs="Times New Roman"/>
          <w:color w:val="000000"/>
          <w:sz w:val="24"/>
          <w:szCs w:val="24"/>
        </w:rPr>
        <w:t>，现有研究成果大多停留在实验室阶段，缺乏面向实际应用场景的端到端系统实现。</w:t>
      </w:r>
    </w:p>
    <w:p w14:paraId="59A5332E">
      <w:pPr>
        <w:pStyle w:val="4"/>
        <w:widowControl/>
        <w:numPr>
          <w:ilvl w:val="0"/>
          <w:numId w:val="10"/>
        </w:numPr>
        <w:ind w:left="0" w:leftChars="0" w:firstLine="0" w:firstLineChars="0"/>
        <w:rPr>
          <w:b w:val="0"/>
        </w:rPr>
      </w:pPr>
      <w:r>
        <w:t>政策驱动与智慧农业的时代背景</w:t>
      </w:r>
    </w:p>
    <w:p w14:paraId="0388909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cs="Times New Roman"/>
          <w:color w:val="000000"/>
          <w:sz w:val="24"/>
          <w:szCs w:val="24"/>
          <w:lang w:eastAsia="zh-CN"/>
        </w:rPr>
        <w:t>从宏观政策维度审视，本项目的研究方向与国家战略高度契合</w:t>
      </w:r>
      <w:r>
        <w:rPr>
          <w:rFonts w:ascii="Times New Roman" w:hAnsi="Times New Roman" w:eastAsia="宋体" w:cs="Times New Roman"/>
          <w:color w:val="000000"/>
          <w:sz w:val="24"/>
          <w:szCs w:val="24"/>
        </w:rPr>
        <w:t>。2024年10月，农业农村部正式印发《全国智慧农业行动计划（2024—2028年）》，明确将</w:t>
      </w:r>
      <w:r>
        <w:rPr>
          <w:rFonts w:hint="eastAsia" w:cs="Times New Roman"/>
          <w:color w:val="000000"/>
          <w:sz w:val="24"/>
          <w:szCs w:val="24"/>
          <w:lang w:eastAsia="zh-CN"/>
        </w:rPr>
        <w:t>“</w:t>
      </w:r>
      <w:r>
        <w:rPr>
          <w:rFonts w:ascii="Times New Roman" w:hAnsi="Times New Roman" w:eastAsia="宋体" w:cs="Times New Roman"/>
          <w:color w:val="000000"/>
          <w:sz w:val="24"/>
          <w:szCs w:val="24"/>
        </w:rPr>
        <w:t>农产品品质检测智能化</w:t>
      </w:r>
      <w:r>
        <w:rPr>
          <w:rFonts w:hint="eastAsia" w:cs="Times New Roman"/>
          <w:color w:val="000000"/>
          <w:sz w:val="24"/>
          <w:szCs w:val="24"/>
          <w:lang w:eastAsia="zh-CN"/>
        </w:rPr>
        <w:t>”</w:t>
      </w:r>
      <w:r>
        <w:rPr>
          <w:rFonts w:ascii="Times New Roman" w:hAnsi="Times New Roman" w:eastAsia="宋体" w:cs="Times New Roman"/>
          <w:color w:val="000000"/>
          <w:sz w:val="24"/>
          <w:szCs w:val="24"/>
        </w:rPr>
        <w:t>与</w:t>
      </w:r>
      <w:r>
        <w:rPr>
          <w:rFonts w:hint="eastAsia" w:cs="Times New Roman"/>
          <w:color w:val="000000"/>
          <w:sz w:val="24"/>
          <w:szCs w:val="24"/>
          <w:lang w:eastAsia="zh-CN"/>
        </w:rPr>
        <w:t>“</w:t>
      </w:r>
      <w:r>
        <w:rPr>
          <w:rFonts w:ascii="Times New Roman" w:hAnsi="Times New Roman" w:eastAsia="宋体" w:cs="Times New Roman"/>
          <w:color w:val="000000"/>
          <w:sz w:val="24"/>
          <w:szCs w:val="24"/>
        </w:rPr>
        <w:t>农产品质量安全追溯体系建设</w:t>
      </w:r>
      <w:r>
        <w:rPr>
          <w:rFonts w:hint="eastAsia" w:cs="Times New Roman"/>
          <w:color w:val="000000"/>
          <w:sz w:val="24"/>
          <w:szCs w:val="24"/>
          <w:lang w:eastAsia="zh-CN"/>
        </w:rPr>
        <w:t>”</w:t>
      </w:r>
      <w:r>
        <w:rPr>
          <w:rFonts w:ascii="Times New Roman" w:hAnsi="Times New Roman" w:eastAsia="宋体" w:cs="Times New Roman"/>
          <w:color w:val="000000"/>
          <w:sz w:val="24"/>
          <w:szCs w:val="24"/>
        </w:rPr>
        <w:t>列为重点任务，提出到2028年农业生产信息化率达到32%以上的目标。2025年中央一号文件再次明确提出</w:t>
      </w:r>
      <w:del w:id="2" w:author="AI写作助手" w:date="2026-04-08T15:55:25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3" w:author="AI写作助手" w:date="2026-04-08T15:55:25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支持发展智慧农业</w:t>
      </w:r>
      <w:del w:id="4" w:author="AI写作助手" w:date="2026-04-08T15:55:2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5" w:author="AI写作助手" w:date="2026-04-08T15:55:27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，农业数字化转型已成为国家战略共识。与此同时，海南自由贸易港建设也在积极推进</w:t>
      </w:r>
      <w:del w:id="6" w:author="AI写作助手" w:date="2026-04-08T15:55:2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7" w:author="AI写作助手" w:date="2026-04-08T15:55:28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标准+认证+检测+溯源</w:t>
      </w:r>
      <w:del w:id="8" w:author="AI写作助手" w:date="2026-04-08T15:55:30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9" w:author="AI写作助手" w:date="2026-04-08T15:55:30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农产品品牌体系，对科学、客观的品质检测技术提出了迫切需求。</w:t>
      </w:r>
    </w:p>
    <w:p w14:paraId="53CB0737">
      <w:pPr>
        <w:pStyle w:val="4"/>
        <w:widowControl/>
        <w:numPr>
          <w:ilvl w:val="0"/>
          <w:numId w:val="10"/>
        </w:numPr>
        <w:ind w:left="0" w:leftChars="0" w:firstLine="0" w:firstLineChars="0"/>
        <w:rPr>
          <w:b w:val="0"/>
        </w:rPr>
      </w:pPr>
      <w:del w:id="10" w:author="AI写作助手" w:date="2026-04-08T15:55:31Z" wpsCustomData:desc="使表述更贴合科研项目的专业语境，明确问题的研究属性，增强严谨性。">
        <mc:AlternateContent>
          <mc:Choice Requires="wpsCustomData">
            <wpsCustomData:revDesc>
              <w:p>
                <w:r>
                  <w:t>使表述更贴合科研项目的专业语境，明确问题的研究属性，增强严谨性。</w:t>
                </w:r>
              </w:p>
            </wpsCustomData:revDesc>
          </mc:Choice>
        </mc:AlternateContent>
        <w:r>
          <w:rPr/>
          <w:delText>本项目提出的核心问题</w:delText>
        </w:r>
      </w:del>
      <w:ins w:id="11" w:author="AI写作助手" w:date="2026-04-08T15:55:31Z" wpsCustomData:desc="使表述更贴合科研项目的专业语境，明确问题的研究属性，增强严谨性。">
        <mc:AlternateContent>
          <mc:Choice Requires="wpsCustomData">
            <wpsCustomData:revDesc>
              <w:p>
                <w:r>
                  <w:t>使表述更贴合科研项目的专业语境，明确问题的研究属性，增强严谨性。</w:t>
                </w:r>
              </w:p>
            </wpsCustomData:revDesc>
          </mc:Choice>
        </mc:AlternateContent>
        <w:r>
          <w:rPr>
            <w:rFonts w:hint="eastAsia"/>
            <w:lang w:eastAsia="zh-CN"/>
          </w:rPr>
          <w:t>本项目拟解决的核心科学与工程问题</w:t>
        </w:r>
      </w:ins>
    </w:p>
    <w:p w14:paraId="10A9C050">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del w:id="12" w:author="AI写作助手" w:date="2026-04-08T15:55:33Z" wpsCustomData:desc="优化过渡语句，明确问题数量，使背景与问题的衔接更自然，逻辑更清晰。">
        <mc:AlternateContent>
          <mc:Choice Requires="wpsCustomData">
            <wpsCustomData:revDesc>
              <w:p>
                <w:r>
                  <w:t>优化过渡语句，明确问题数量，使背景与问题的衔接更自然，逻辑更清晰。</w:t>
                </w:r>
              </w:p>
            </wpsCustomData:revDesc>
          </mc:Choice>
        </mc:AlternateContent>
        <w:r>
          <w:rPr>
            <w:rFonts w:ascii="Times New Roman" w:hAnsi="Times New Roman" w:eastAsia="宋体" w:cs="Times New Roman"/>
            <w:color w:val="000000"/>
            <w:sz w:val="24"/>
            <w:szCs w:val="24"/>
          </w:rPr>
          <w:delText>综合以上背景，本项目聚焦以下核心科学与工程问题：</w:delText>
        </w:r>
      </w:del>
      <w:ins w:id="13" w:author="AI写作助手" w:date="2026-04-08T15:55:33Z" wpsCustomData:desc="优化过渡语句，明确问题数量，使背景与问题的衔接更自然，逻辑更清晰。">
        <mc:AlternateContent>
          <mc:Choice Requires="wpsCustomData">
            <wpsCustomData:revDesc>
              <w:p>
                <w:r>
                  <w:t>优化过渡语句，明确问题数量，使背景与问题的衔接更自然，逻辑更清晰。</w:t>
                </w:r>
              </w:p>
            </wpsCustomData:revDesc>
          </mc:Choice>
        </mc:AlternateContent>
        <w:r>
          <w:rPr>
            <w:rFonts w:hint="eastAsia" w:cs="Times New Roman"/>
            <w:color w:val="000000"/>
            <w:sz w:val="24"/>
            <w:szCs w:val="24"/>
            <w:lang w:eastAsia="zh-CN"/>
          </w:rPr>
          <w:t>基于上述产业与技术背景，本项目重点聚焦以下四大核心科学与工程问题：</w:t>
        </w:r>
      </w:ins>
    </w:p>
    <w:p w14:paraId="29CC9A3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其一</w:t>
      </w:r>
      <w:r>
        <w:rPr>
          <w:rFonts w:ascii="Times New Roman" w:hAnsi="Times New Roman" w:eastAsia="宋体" w:cs="Times New Roman"/>
          <w:color w:val="000000"/>
          <w:sz w:val="24"/>
          <w:szCs w:val="24"/>
        </w:rPr>
        <w:t>，能否构建一套专门面向海南澄迈福橙与琼中绿橙的多模态光谱数据集，覆盖可见</w:t>
      </w:r>
      <w:del w:id="14" w:author="AI写作助手" w:date="2026-04-08T15:55:3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5" w:author="AI写作助手" w:date="2026-04-08T15:55:34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近红外全段（HSI，389~1030nm）、短波近红外（R210，901~1701nm）、紫外-近红外（S960，189~1099nm）三套仪器，并与滴定法化验值（4项）、液质精细成分（36项）形成完整的标签体系？</w:t>
      </w:r>
    </w:p>
    <w:p w14:paraId="7D24BB8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其二</w:t>
      </w:r>
      <w:r>
        <w:rPr>
          <w:rFonts w:ascii="Times New Roman" w:hAnsi="Times New Roman" w:eastAsia="宋体" w:cs="Times New Roman"/>
          <w:color w:val="000000"/>
          <w:sz w:val="24"/>
          <w:szCs w:val="24"/>
        </w:rPr>
        <w:t>，在多仪器光谱特征融合的框架下，深度学习模型相较于传统化学计量学方法，能否在糖度、酸度、VC含量等关键品质指标的预测精度上取得显著提升？</w:t>
      </w:r>
    </w:p>
    <w:p w14:paraId="0FD77AF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其三</w:t>
      </w:r>
      <w:r>
        <w:rPr>
          <w:rFonts w:ascii="Times New Roman" w:hAnsi="Times New Roman" w:eastAsia="宋体" w:cs="Times New Roman"/>
          <w:color w:val="000000"/>
          <w:sz w:val="24"/>
          <w:szCs w:val="24"/>
        </w:rPr>
        <w:t>，仅凭光谱信息，能否有效区分澄迈（CM）与琼中（QZ）两个产地的柑橘样本，为地理标志保护提供客观的光谱指纹证据？</w:t>
      </w:r>
    </w:p>
    <w:p w14:paraId="3773D79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其四</w:t>
      </w:r>
      <w:r>
        <w:rPr>
          <w:rFonts w:ascii="Times New Roman" w:hAnsi="Times New Roman" w:eastAsia="宋体" w:cs="Times New Roman"/>
          <w:color w:val="000000"/>
          <w:sz w:val="24"/>
          <w:szCs w:val="24"/>
        </w:rPr>
        <w:t>，如何将上述模型封装为可实际使用的智能检测系统——包括Web平台与微信小程序——使果农、质检机构和科研人员能够通过上传光谱数据即时获取AI分析结果？</w:t>
      </w:r>
    </w:p>
    <w:p w14:paraId="5112DCFD"/>
    <w:p w14:paraId="55F64496"/>
    <w:p w14:paraId="75EC3D82">
      <w:pPr>
        <w:pStyle w:val="3"/>
        <w:widowControl/>
        <w:numPr>
          <w:ilvl w:val="0"/>
          <w:numId w:val="9"/>
        </w:numPr>
        <w:ind w:left="0" w:leftChars="0" w:firstLine="0" w:firstLineChars="0"/>
        <w:rPr>
          <w:b w:val="0"/>
        </w:rPr>
      </w:pPr>
      <w:del w:id="16" w:author="AI写作助手" w:date="2026-04-08T15:55:36Z" wpsCustomData:desc="使标题表述更完整，明确该部分的内容属性，增强文本的规范性。">
        <mc:AlternateContent>
          <mc:Choice Requires="wpsCustomData">
            <wpsCustomData:revDesc>
              <w:p>
                <w:r>
                  <w:t>使标题表述更完整，明确该部分的内容属性，增强文本的规范性。</w:t>
                </w:r>
              </w:p>
            </wpsCustomData:revDesc>
          </mc:Choice>
        </mc:AlternateContent>
        <w:r>
          <w:rPr/>
          <w:delText>项目定位与核心价值</w:delText>
        </w:r>
      </w:del>
      <w:ins w:id="17" w:author="AI写作助手" w:date="2026-04-08T15:55:36Z" wpsCustomData:desc="使标题表述更完整，明确该部分的内容属性，增强文本的规范性。">
        <mc:AlternateContent>
          <mc:Choice Requires="wpsCustomData">
            <wpsCustomData:revDesc>
              <w:p>
                <w:r>
                  <w:t>使标题表述更完整，明确该部分的内容属性，增强文本的规范性。</w:t>
                </w:r>
              </w:p>
            </wpsCustomData:revDesc>
          </mc:Choice>
        </mc:AlternateContent>
        <w:r>
          <w:rPr>
            <w:rFonts w:hint="eastAsia"/>
            <w:lang w:eastAsia="zh-CN"/>
          </w:rPr>
          <w:t>项目定位与核心价值阐释</w:t>
        </w:r>
      </w:ins>
    </w:p>
    <w:p w14:paraId="7DECF1D2">
      <w:pPr>
        <w:pStyle w:val="4"/>
        <w:widowControl/>
        <w:numPr>
          <w:ilvl w:val="0"/>
          <w:numId w:val="11"/>
        </w:numPr>
        <w:ind w:left="0" w:leftChars="0" w:firstLine="0" w:firstLineChars="0"/>
        <w:rPr>
          <w:b w:val="0"/>
        </w:rPr>
      </w:pPr>
      <w:r>
        <w:t>项目定位</w:t>
      </w:r>
    </w:p>
    <w:p w14:paraId="2AAC2F93">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del w:id="18" w:author="AI写作助手" w:date="2026-04-08T15:55:3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9" w:author="AI写作助手" w:date="2026-04-08T15:55:37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橙源智鉴</w:t>
      </w:r>
      <w:del w:id="20" w:author="AI写作助手" w:date="2026-04-08T15:55:39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21" w:author="AI写作助手" w:date="2026-04-08T15:55:39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系统定位为</w:t>
      </w:r>
      <w:r>
        <w:rPr>
          <w:rStyle w:val="17"/>
          <w:rFonts w:ascii="Times New Roman" w:hAnsi="Times New Roman" w:eastAsia="宋体" w:cs="Times New Roman"/>
          <w:color w:val="000000"/>
          <w:sz w:val="24"/>
          <w:szCs w:val="24"/>
        </w:rPr>
        <w:t>面向海南热带特色柑橘的多模态光谱智能检测与产地溯源平台</w:t>
      </w:r>
      <w:r>
        <w:rPr>
          <w:rFonts w:ascii="Times New Roman" w:hAnsi="Times New Roman" w:eastAsia="宋体" w:cs="Times New Roman"/>
          <w:color w:val="000000"/>
          <w:sz w:val="24"/>
          <w:szCs w:val="24"/>
        </w:rPr>
        <w:t>，</w:t>
      </w:r>
      <w:del w:id="22" w:author="AI写作助手" w:date="2026-04-08T15:55:40Z" wpsCustomData:desc="优化表述的精准性，补充“技术”二字使各融合要素的属性更统一，增强专业严谨性。">
        <mc:AlternateContent>
          <mc:Choice Requires="wpsCustomData">
            <wpsCustomData:revDesc>
              <w:p>
                <w:r>
                  <w:t>优化表述的精准性，补充“技术”二字使各融合要素的属性更统一，增强专业严谨性。</w:t>
                </w:r>
              </w:p>
            </wpsCustomData:revDesc>
          </mc:Choice>
        </mc:AlternateContent>
        <w:r>
          <w:rPr>
            <w:rFonts w:ascii="Times New Roman" w:hAnsi="Times New Roman" w:eastAsia="宋体" w:cs="Times New Roman"/>
            <w:color w:val="000000"/>
            <w:sz w:val="24"/>
            <w:szCs w:val="24"/>
          </w:rPr>
          <w:delText>是一个融合农业光谱分析、深度学习建模与软件工程实现的综合性人工智能应用系统。</w:delText>
        </w:r>
      </w:del>
      <w:ins w:id="23" w:author="AI写作助手" w:date="2026-04-08T15:55:40Z" wpsCustomData:desc="优化表述的精准性，补充“技术”二字使各融合要素的属性更统一，增强专业严谨性。">
        <mc:AlternateContent>
          <mc:Choice Requires="wpsCustomData">
            <wpsCustomData:revDesc>
              <w:p>
                <w:r>
                  <w:t>优化表述的精准性，补充“技术”二字使各融合要素的属性更统一，增强专业严谨性。</w:t>
                </w:r>
              </w:p>
            </wpsCustomData:revDesc>
          </mc:Choice>
        </mc:AlternateContent>
        <w:r>
          <w:rPr>
            <w:rFonts w:hint="eastAsia" w:cs="Times New Roman"/>
            <w:color w:val="000000"/>
            <w:sz w:val="24"/>
            <w:szCs w:val="24"/>
            <w:lang w:eastAsia="zh-CN"/>
          </w:rPr>
          <w:t>是一套融合农业光谱分析、深度学习建模与软件工程技术的综合性人工智能应用系统。</w:t>
        </w:r>
      </w:ins>
    </w:p>
    <w:p w14:paraId="4EFDC7C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从技术层面看，本项目以澄迈福橙（CM，200个样本）和琼中绿橙（QZ）为研究对象，以三套光谱仪（HSI高光谱、R210近红外、S960近红外）采集的多波段光谱数据为输入特征，以滴定法化验值（糖度、酸度、糖酸比、VC共4项）及液质精细成分（果糖、葡萄糖、蔗糖、有机酸、氨基酸共36项）为预测标签，构建覆盖</w:t>
      </w:r>
      <w:del w:id="24" w:author="AI写作助手" w:date="2026-04-08T15:55:42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25" w:author="AI写作助手" w:date="2026-04-08T15:55:42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数据采集—预处理—特征提取—多模态融合—模型训练—系统部署</w:t>
      </w:r>
      <w:del w:id="26" w:author="AI写作助手" w:date="2026-04-08T15:55:4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27" w:author="AI写作助手" w:date="2026-04-08T15:55:43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完整链路的端到端智能检测系统。</w:t>
      </w:r>
    </w:p>
    <w:p w14:paraId="5FE354A9">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从产品层面看，本项目交付形态包含三个层次：核心预测模型（多模态光谱融合深度学习模型）、Web检测平台（支持光谱文件上传与AI自动分析）、微信小程序（面向移动端用户的轻量化检测入口）。</w:t>
      </w:r>
      <w:del w:id="28" w:author="AI写作助手" w:date="2026-04-08T15:55:45Z" wpsCustomData:desc="增加“协同”“落地”“场景”“阶段”等词汇，使表述更严谨细致，明确了系统的协同性与可落地性，避免语义模糊。">
        <mc:AlternateContent>
          <mc:Choice Requires="wpsCustomData">
            <wpsCustomData:revDesc>
              <w:p>
                <w:r>
                  <w:t>增加“协同”“落地”“场景”“阶段”等词汇，使表述更严谨细致，明确了系统的协同性与可落地性，避免语义模糊。</w:t>
                </w:r>
              </w:p>
            </wpsCustomData:revDesc>
          </mc:Choice>
        </mc:AlternateContent>
        <w:r>
          <w:rPr>
            <w:rFonts w:ascii="Times New Roman" w:hAnsi="Times New Roman" w:eastAsia="宋体" w:cs="Times New Roman"/>
            <w:color w:val="000000"/>
            <w:sz w:val="24"/>
            <w:szCs w:val="24"/>
          </w:rPr>
          <w:delText>三者共同构成一个可实际运行、可真实演示的完整软件系统，而非停留于算法研究层面的理论验证。</w:delText>
        </w:r>
      </w:del>
      <w:ins w:id="29" w:author="AI写作助手" w:date="2026-04-08T15:55:45Z" wpsCustomData:desc="增加“协同”“落地”“场景”“阶段”等词汇，使表述更严谨细致，明确了系统的协同性与可落地性，避免语义模糊。">
        <mc:AlternateContent>
          <mc:Choice Requires="wpsCustomData">
            <wpsCustomData:revDesc>
              <w:p>
                <w:r>
                  <w:t>增加“协同”“落地”“场景”“阶段”等词汇，使表述更严谨细致，明确了系统的协同性与可落地性，避免语义模糊。</w:t>
                </w:r>
              </w:p>
            </wpsCustomData:revDesc>
          </mc:Choice>
        </mc:AlternateContent>
        <w:r>
          <w:rPr>
            <w:rFonts w:hint="eastAsia" w:cs="Times New Roman"/>
            <w:color w:val="000000"/>
            <w:sz w:val="24"/>
            <w:szCs w:val="24"/>
            <w:lang w:eastAsia="zh-CN"/>
          </w:rPr>
          <w:t>三者协同构建成一套可实际落地运行、可真实场景演示的完整软件系统，而非仅停留在算法研究层面的理论验证阶段。</w:t>
        </w:r>
      </w:ins>
    </w:p>
    <w:p w14:paraId="1E567E7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从应用层面看，本项目服务的核心场景包括：产地收购环节的快速品质分级、地理标志产品的真伪鉴别与产地溯源、科研机构的光谱数据管理与模型迭代，以及农业主管部门的质量监管辅助决策。</w:t>
      </w:r>
    </w:p>
    <w:p w14:paraId="084C6A2B">
      <w:pPr>
        <w:pStyle w:val="4"/>
        <w:widowControl/>
        <w:numPr>
          <w:ilvl w:val="0"/>
          <w:numId w:val="11"/>
        </w:numPr>
        <w:ind w:left="0" w:leftChars="0" w:firstLine="0" w:firstLineChars="0"/>
        <w:rPr>
          <w:b w:val="0"/>
        </w:rPr>
      </w:pPr>
      <w:r>
        <w:t>核心价值</w:t>
      </w:r>
    </w:p>
    <w:p w14:paraId="1290C27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del w:id="30" w:author="AI写作助手" w:date="2026-04-08T15:55:46Z" wpsCustomData:desc="将“构建”替换为“打造”，“稀缺的”调整为“稀缺性”，使表述更凝练专业，突出数据集的独特价值属性。">
        <mc:AlternateContent>
          <mc:Choice Requires="wpsCustomData">
            <wpsCustomData:revDesc>
              <w:p>
                <w:r>
                  <w:t>将“构建”替换为“打造”，“稀缺的”调整为“稀缺性”，使表述更凝练专业，突出数据集的独特价值属性。</w:t>
                </w:r>
              </w:p>
            </wpsCustomData:revDesc>
          </mc:Choice>
        </mc:AlternateContent>
        <w:r>
          <w:rPr>
            <w:rStyle w:val="17"/>
            <w:rFonts w:ascii="Times New Roman" w:hAnsi="Times New Roman" w:eastAsia="宋体" w:cs="Times New Roman"/>
            <w:color w:val="000000"/>
            <w:sz w:val="24"/>
            <w:szCs w:val="24"/>
          </w:rPr>
          <w:delText>数据价值：构建稀缺的专属光谱数据集。</w:delText>
        </w:r>
      </w:del>
      <w:ins w:id="31" w:author="AI写作助手" w:date="2026-04-08T15:55:46Z" wpsCustomData:desc="将“构建”替换为“打造”，“稀缺的”调整为“稀缺性”，使表述更凝练专业，突出数据集的独特价值属性。">
        <mc:AlternateContent>
          <mc:Choice Requires="wpsCustomData">
            <wpsCustomData:revDesc>
              <w:p>
                <w:r>
                  <w:t>将“构建”替换为“打造”，“稀缺的”调整为“稀缺性”，使表述更凝练专业，突出数据集的独特价值属性。</w:t>
                </w:r>
              </w:p>
            </wpsCustomData:revDesc>
          </mc:Choice>
        </mc:AlternateContent>
        <w:r>
          <w:rPr>
            <w:rStyle w:val="17"/>
            <w:rFonts w:hint="eastAsia" w:cs="Times New Roman"/>
            <w:color w:val="000000"/>
            <w:sz w:val="24"/>
            <w:szCs w:val="24"/>
            <w:lang w:eastAsia="zh-CN"/>
          </w:rPr>
          <w:t>数据价值：打造稀缺性专属光谱数据集。</w:t>
        </w:r>
      </w:ins>
      <w:r>
        <w:rPr>
          <w:rStyle w:val="17"/>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t xml:space="preserve"> 本</w:t>
      </w:r>
      <w:del w:id="32" w:author="AI写作助手" w:date="2026-04-08T15:55:48Z" wpsCustomData:desc="补充了柑橘产业的重要地位相关数据，既佐证了该数据集的研究价值，也提升了原文内容的专业性和说服力，让读者更能理解该数据集对于柑橘研究的重要性。参考来源：基于多光谱图像技术的柑橘糖度在线无损检测体系构建与实践探索.docx-原创力文档。">
        <mc:AlternateContent>
          <mc:Choice Requires="wpsCustomData">
            <wpsCustomData:revDesc>
              <w:p>
                <w:r>
                  <w:t>补充了柑橘产业的重要地位相关数据，既佐证了该数据集的研究价值，也提升了原文内容的专业性和说服力，让读者更能理解该数据集对于柑橘研究的重要性。</w:t>
                </w:r>
                <w:r>
                  <w:t>参考来源：</w:t>
                </w:r>
                <w:hyperlink r:id="rId4">
                  <w:r>
                    <w:t>基于多光谱图像技术的柑橘糖度在线无损检测体系构建与实践探索.docx-原创力文档</w:t>
                  </w:r>
                </w:hyperlink>
                <w:r>
                  <w:t>。</w:t>
                </w:r>
              </w:p>
            </wpsCustomData:revDesc>
          </mc:Choice>
        </mc:AlternateContent>
        <w:r>
          <w:rPr>
            <w:rFonts w:ascii="Times New Roman" w:hAnsi="Times New Roman" w:eastAsia="宋体" w:cs="Times New Roman"/>
            <w:color w:val="000000"/>
            <w:sz w:val="24"/>
            <w:szCs w:val="24"/>
          </w:rPr>
          <w:delText>项目所使用的数据集由课题组自主采集，涵盖200个澄迈福橙样本与琼中绿橙样本，每个样本均配备三套光谱仪的完整光谱记录及双平行化学值标注，数据规模与标注完整性在同类研究中属于较高水准。</w:delText>
        </w:r>
      </w:del>
      <w:ins w:id="33" w:author="AI写作助手" w:date="2026-04-08T15:55:48Z" wpsCustomData:desc="补充了柑橘产业的重要地位相关数据，既佐证了该数据集的研究价值，也提升了原文内容的专业性和说服力，让读者更能理解该数据集对于柑橘研究的重要性。参考来源：基于多光谱图像技术的柑橘糖度在线无损检测体系构建与实践探索.docx-原创力文档。">
        <mc:AlternateContent>
          <mc:Choice Requires="wpsCustomData">
            <wpsCustomData:revDesc>
              <w:p>
                <w:r>
                  <w:t>补充了柑橘产业的重要地位相关数据，既佐证了该数据集的研究价值，也提升了原文内容的专业性和说服力，让读者更能理解该数据集对于柑橘研究的重要性。</w:t>
                </w:r>
                <w:r>
                  <w:t>参考来源：</w:t>
                </w:r>
                <w:hyperlink r:id="rId4">
                  <w:r>
                    <w:t>基于多光谱图像技术的柑橘糖度在线无损检测体系构建与实践探索.docx-原创力文档</w:t>
                  </w:r>
                </w:hyperlink>
                <w:r>
                  <w:t>。</w:t>
                </w:r>
              </w:p>
            </wpsCustomData:revDesc>
          </mc:Choice>
        </mc:AlternateContent>
        <w:r>
          <w:rPr>
            <w:rFonts w:hint="eastAsia" w:cs="Times New Roman"/>
            <w:color w:val="000000"/>
            <w:sz w:val="24"/>
            <w:szCs w:val="24"/>
            <w:lang w:eastAsia="zh-CN"/>
          </w:rPr>
          <w:t>项目所使用的数据集由课题组自主采集，涵盖200个澄迈福橙样本与琼中绿橙样本，每个样本均配备三套光谱仪的完整光谱记录及双平行化学值标注，数据规模与标注完整性在同类研究中属于较高水准。作为世界第一大类水果，柑橘在全球水果产业中占据重要地位，中国更是柑橘生产大国，2022年产量和种植面积均位居全球首位，该数据集的构建对于柑橘品质检测相关研究具有重要的现实意义。</w:t>
        </w:r>
      </w:ins>
      <w:r>
        <w:rPr>
          <w:rFonts w:ascii="Times New Roman" w:hAnsi="Times New Roman" w:eastAsia="宋体" w:cs="Times New Roman"/>
          <w:color w:val="000000"/>
          <w:sz w:val="24"/>
          <w:szCs w:val="24"/>
        </w:rPr>
        <w:t>尤其是三套仪器覆盖从紫外（189nm）到短波近红外（1701nm）的超宽波段范围，形成了互补性强的多模态光谱数据体系。这一数据集本身即具有独立的科研价值，是本项目区别于使用公开数据集的同类作品的根本性优势。</w:t>
      </w:r>
    </w:p>
    <w:p w14:paraId="4048F15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技术价值：验证多模态光谱融合的增益效果。​</w:t>
      </w:r>
      <w:r>
        <w:rPr>
          <w:rFonts w:ascii="Times New Roman" w:hAnsi="Times New Roman" w:eastAsia="宋体" w:cs="Times New Roman"/>
          <w:color w:val="000000"/>
          <w:sz w:val="24"/>
          <w:szCs w:val="24"/>
        </w:rPr>
        <w:t xml:space="preserve"> 现有研究普遍基于单一仪器的光谱数据建模，</w:t>
      </w:r>
      <w:del w:id="34" w:author="AI写作助手" w:date="2026-04-08T15:55:49Z" wpsCustomData:desc="将“尚无”调整为“尚未形成”，表述更具学术严谨性，准确传达现有研究的空白状态。">
        <mc:AlternateContent>
          <mc:Choice Requires="wpsCustomData">
            <wpsCustomData:revDesc>
              <w:p>
                <w:r>
                  <w:t>将“尚无”调整为“尚未形成”，表述更具学术严谨性，准确传达现有研究的空白状态。</w:t>
                </w:r>
              </w:p>
            </wpsCustomData:revDesc>
          </mc:Choice>
        </mc:AlternateContent>
        <w:r>
          <w:rPr>
            <w:rFonts w:ascii="Times New Roman" w:hAnsi="Times New Roman" w:eastAsia="宋体" w:cs="Times New Roman"/>
            <w:color w:val="000000"/>
            <w:sz w:val="24"/>
            <w:szCs w:val="24"/>
          </w:rPr>
          <w:delText>不同仪器的检测能力差异及其融合潜力尚无系统性结论</w:delText>
        </w:r>
      </w:del>
      <w:ins w:id="35" w:author="AI写作助手" w:date="2026-04-08T15:55:49Z" wpsCustomData:desc="将“尚无”调整为“尚未形成”，表述更具学术严谨性，准确传达现有研究的空白状态。">
        <mc:AlternateContent>
          <mc:Choice Requires="wpsCustomData">
            <wpsCustomData:revDesc>
              <w:p>
                <w:r>
                  <w:t>将“尚无”调整为“尚未形成”，表述更具学术严谨性，准确传达现有研究的空白状态。</w:t>
                </w:r>
              </w:p>
            </wpsCustomData:revDesc>
          </mc:Choice>
        </mc:AlternateContent>
        <w:r>
          <w:rPr>
            <w:rFonts w:hint="eastAsia" w:cs="Times New Roman"/>
            <w:color w:val="000000"/>
            <w:sz w:val="24"/>
            <w:szCs w:val="24"/>
            <w:lang w:eastAsia="zh-CN"/>
          </w:rPr>
          <w:t>不同仪器的检测能力差异及其融合潜力尚未形成系统性结论</w:t>
        </w:r>
      </w:ins>
      <w:r>
        <w:rPr>
          <w:rFonts w:ascii="Times New Roman" w:hAnsi="Times New Roman" w:eastAsia="宋体" w:cs="Times New Roman"/>
          <w:color w:val="000000"/>
          <w:sz w:val="24"/>
          <w:szCs w:val="24"/>
        </w:rPr>
        <w:t>。本项目通过设计对照实验，在相同样本集上分别评估HSI单模态、R210单模态、S960单模态以及三者融合模型的预测精度，从而量化多模态融合相较于单仪器方案的实际增益，为光谱仪器选型与组合方案提供数据支撑。此外，针对S960仪器存在CM波段缺失的实际问题，本项目探索缺失波段的处理策略，</w:t>
      </w:r>
      <w:del w:id="36" w:author="AI写作助手" w:date="2026-04-08T15:55:51Z" wpsCustomData:desc="将“意义”调整为“价值”，与前文的技术价值、应用价值表述形成呼应，增强文本的连贯性与专业性。">
        <mc:AlternateContent>
          <mc:Choice Requires="wpsCustomData">
            <wpsCustomData:revDesc>
              <w:p>
                <w:r>
                  <w:t>将“意义”调整为“价值”，与前文的技术价值、应用价值表述形成呼应，增强文本的连贯性与专业性。</w:t>
                </w:r>
              </w:p>
            </wpsCustomData:revDesc>
          </mc:Choice>
        </mc:AlternateContent>
        <w:r>
          <w:rPr>
            <w:rFonts w:ascii="Times New Roman" w:hAnsi="Times New Roman" w:eastAsia="宋体" w:cs="Times New Roman"/>
            <w:color w:val="000000"/>
            <w:sz w:val="24"/>
            <w:szCs w:val="24"/>
          </w:rPr>
          <w:delText>具有一定的工程创新意义</w:delText>
        </w:r>
      </w:del>
      <w:ins w:id="37" w:author="AI写作助手" w:date="2026-04-08T15:55:51Z" wpsCustomData:desc="将“意义”调整为“价值”，与前文的技术价值、应用价值表述形成呼应，增强文本的连贯性与专业性。">
        <mc:AlternateContent>
          <mc:Choice Requires="wpsCustomData">
            <wpsCustomData:revDesc>
              <w:p>
                <w:r>
                  <w:t>将“意义”调整为“价值”，与前文的技术价值、应用价值表述形成呼应，增强文本的连贯性与专业性。</w:t>
                </w:r>
              </w:p>
            </wpsCustomData:revDesc>
          </mc:Choice>
        </mc:AlternateContent>
        <w:r>
          <w:rPr>
            <w:rFonts w:hint="eastAsia" w:cs="Times New Roman"/>
            <w:color w:val="000000"/>
            <w:sz w:val="24"/>
            <w:szCs w:val="24"/>
            <w:lang w:eastAsia="zh-CN"/>
          </w:rPr>
          <w:t>具备一定的工程创新价值</w:t>
        </w:r>
      </w:ins>
      <w:r>
        <w:rPr>
          <w:rFonts w:ascii="Times New Roman" w:hAnsi="Times New Roman" w:eastAsia="宋体" w:cs="Times New Roman"/>
          <w:color w:val="000000"/>
          <w:sz w:val="24"/>
          <w:szCs w:val="24"/>
        </w:rPr>
        <w:t>。</w:t>
      </w:r>
    </w:p>
    <w:p w14:paraId="1FE4DB4B">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Style w:val="17"/>
          <w:rFonts w:ascii="Times New Roman" w:hAnsi="Times New Roman" w:eastAsia="宋体" w:cs="Times New Roman"/>
          <w:color w:val="000000"/>
          <w:sz w:val="24"/>
          <w:szCs w:val="24"/>
        </w:rPr>
        <w:t>应用价值：填补海南特色柑橘智能检测的空白。​</w:t>
      </w:r>
      <w:r>
        <w:rPr>
          <w:rFonts w:ascii="Times New Roman" w:hAnsi="Times New Roman" w:eastAsia="宋体" w:cs="Times New Roman"/>
          <w:color w:val="000000"/>
          <w:sz w:val="24"/>
          <w:szCs w:val="24"/>
        </w:rPr>
        <w:t xml:space="preserve"> 目前，国内针对柑橘品质的光谱检测研究主要集中于脐橙、温州蜜柑等大宗品种，专门面向澄迈福橙与琼中绿橙这两个海南地理标志品种的光谱预测模型几乎空白。本项目所建立的专属模型，在样本分布、品种特性和产地环境上与实际应用场景高度匹配，</w:t>
      </w:r>
      <w:del w:id="38" w:author="AI写作助手" w:date="2026-04-08T15:55:52Z" wpsCustomData:desc="调整语序后，语句更符合中文表达习惯，读起来更流畅自然。">
        <mc:AlternateContent>
          <mc:Choice Requires="wpsCustomData">
            <wpsCustomData:revDesc>
              <w:p>
                <w:r>
                  <w:t>调整语序后，语句更符合中文表达习惯，读起来更流畅自然。</w:t>
                </w:r>
              </w:p>
            </wpsCustomData:revDesc>
          </mc:Choice>
        </mc:AlternateContent>
        <w:r>
          <w:rPr>
            <w:rFonts w:ascii="Times New Roman" w:hAnsi="Times New Roman" w:eastAsia="宋体" w:cs="Times New Roman"/>
            <w:color w:val="000000"/>
            <w:sz w:val="24"/>
            <w:szCs w:val="24"/>
          </w:rPr>
          <w:delText>预测结果的可靠性显著优于通用模型直接迁移的方案。</w:delText>
        </w:r>
      </w:del>
      <w:ins w:id="39" w:author="AI写作助手" w:date="2026-04-08T15:55:52Z" wpsCustomData:desc="调整语序后，语句更符合中文表达习惯，读起来更流畅自然。">
        <mc:AlternateContent>
          <mc:Choice Requires="wpsCustomData">
            <wpsCustomData:revDesc>
              <w:p>
                <w:r>
                  <w:t>调整语序后，语句更符合中文表达习惯，读起来更流畅自然。</w:t>
                </w:r>
              </w:p>
            </wpsCustomData:revDesc>
          </mc:Choice>
        </mc:AlternateContent>
        <w:r>
          <w:rPr>
            <w:rFonts w:hint="eastAsia" w:cs="Times New Roman"/>
            <w:color w:val="000000"/>
            <w:sz w:val="24"/>
            <w:szCs w:val="24"/>
            <w:lang w:eastAsia="zh-CN"/>
          </w:rPr>
          <w:t>预测结果的可靠性显著优于直接迁移通用模型的方案。</w:t>
        </w:r>
      </w:ins>
    </w:p>
    <w:p w14:paraId="4CD951C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工程价值：实现从模型到系统的完整闭环。​</w:t>
      </w:r>
      <w:r>
        <w:rPr>
          <w:rFonts w:ascii="Times New Roman" w:hAnsi="Times New Roman" w:eastAsia="宋体" w:cs="Times New Roman"/>
          <w:color w:val="000000"/>
          <w:sz w:val="24"/>
          <w:szCs w:val="24"/>
        </w:rPr>
        <w:t xml:space="preserve"> 本项目不以发表算法为终点，而是将训练完成的模型封装为可调用的API服务，并在此基础上开发了具备完整用户交互界面的Web平台与微信小程序。用户只需上传光谱数据文件，系统即可自动完成预处理、特征提取、模型推理和结果可视化，输出糖度、酸度等关键品质指标的预测值及产地溯源结论。这一</w:t>
      </w:r>
      <w:del w:id="40" w:author="AI写作助手" w:date="2026-04-08T15:55:5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41" w:author="AI写作助手" w:date="2026-04-08T15:55:54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从光谱到结论</w:t>
      </w:r>
      <w:del w:id="42" w:author="AI写作助手" w:date="2026-04-08T15:55:55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43" w:author="AI写作助手" w:date="2026-04-08T15:55:55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的端到端自动化流程，是本项目在工程实现层面的核心贡献，也是其区别于纯学术研究的本质特征。</w:t>
      </w:r>
    </w:p>
    <w:p w14:paraId="42ACAF4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社会价值：服务地理标志保护与产业诚信体系建设。​</w:t>
      </w:r>
      <w:r>
        <w:rPr>
          <w:rFonts w:ascii="Times New Roman" w:hAnsi="Times New Roman" w:eastAsia="宋体" w:cs="Times New Roman"/>
          <w:color w:val="000000"/>
          <w:sz w:val="24"/>
          <w:szCs w:val="24"/>
        </w:rPr>
        <w:t xml:space="preserve"> 澄迈福橙与琼中绿橙均为国家地理标志保护产品，</w:t>
      </w:r>
      <w:del w:id="44" w:author="AI写作助手" w:date="2026-04-08T15:55:57Z" wpsCustomData:desc="增加“效应”二字，让表述更精准专业；将“困扰”改为“掣肘”，更能体现假冒伪劣问题对产业发展的阻碍力度，语言更具力度。">
        <mc:AlternateContent>
          <mc:Choice Requires="wpsCustomData">
            <wpsCustomData:revDesc>
              <w:p>
                <w:r>
                  <w:t>增加“效应”二字，让表述更精准专业；将“困扰”改为“掣肘”，更能体现假冒伪劣问题对产业发展的阻碍力度，语言更具力度。</w:t>
                </w:r>
              </w:p>
            </wpsCustomData:revDesc>
          </mc:Choice>
        </mc:AlternateContent>
        <w:r>
          <w:rPr>
            <w:rFonts w:ascii="Times New Roman" w:hAnsi="Times New Roman" w:eastAsia="宋体" w:cs="Times New Roman"/>
            <w:color w:val="000000"/>
            <w:sz w:val="24"/>
            <w:szCs w:val="24"/>
          </w:rPr>
          <w:delText>品牌溢价显著，但假冒伪劣问题长期困扰产业健康发展。</w:delText>
        </w:r>
      </w:del>
      <w:ins w:id="45" w:author="AI写作助手" w:date="2026-04-08T15:55:57Z" wpsCustomData:desc="增加“效应”二字，让表述更精准专业；将“困扰”改为“掣肘”，更能体现假冒伪劣问题对产业发展的阻碍力度，语言更具力度。">
        <mc:AlternateContent>
          <mc:Choice Requires="wpsCustomData">
            <wpsCustomData:revDesc>
              <w:p>
                <w:r>
                  <w:t>增加“效应”二字，让表述更精准专业；将“困扰”改为“掣肘”，更能体现假冒伪劣问题对产业发展的阻碍力度，语言更具力度。</w:t>
                </w:r>
              </w:p>
            </wpsCustomData:revDesc>
          </mc:Choice>
        </mc:AlternateContent>
        <w:r>
          <w:rPr>
            <w:rFonts w:hint="eastAsia" w:cs="Times New Roman"/>
            <w:color w:val="000000"/>
            <w:sz w:val="24"/>
            <w:szCs w:val="24"/>
            <w:lang w:eastAsia="zh-CN"/>
          </w:rPr>
          <w:t>品牌溢价效应显著，然而假冒伪劣问题却长期掣肘产业的健康发展。</w:t>
        </w:r>
      </w:ins>
      <w:r>
        <w:rPr>
          <w:rFonts w:ascii="Times New Roman" w:hAnsi="Times New Roman" w:eastAsia="宋体" w:cs="Times New Roman"/>
          <w:color w:val="000000"/>
          <w:sz w:val="24"/>
          <w:szCs w:val="24"/>
        </w:rPr>
        <w:t>本项目所建立的产地溯源模型，能够基于光谱</w:t>
      </w:r>
      <w:del w:id="46" w:author="AI写作助手" w:date="2026-04-08T15:55:5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47" w:author="AI写作助手" w:date="2026-04-08T15:55:58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指纹</w:t>
      </w:r>
      <w:del w:id="48" w:author="AI写作助手" w:date="2026-04-08T15:56:00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49" w:author="AI写作助手" w:date="2026-04-08T15:56:00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特征客观区分两个产地的样本，为地理标志执法提供技术手段，为消费者的知情权提供科学保障，有助于推动海南热带农业品牌从</w:t>
      </w:r>
      <w:del w:id="50" w:author="AI写作助手" w:date="2026-04-08T15:56:0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51" w:author="AI写作助手" w:date="2026-04-08T15:56:01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靠声誉</w:t>
      </w:r>
      <w:del w:id="52" w:author="AI写作助手" w:date="2026-04-08T15:56:0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53" w:author="AI写作助手" w:date="2026-04-08T15:56:03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向</w:t>
      </w:r>
      <w:del w:id="54" w:author="AI写作助手" w:date="2026-04-08T15:56:0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55" w:author="AI写作助手" w:date="2026-04-08T15:56:04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靠数据</w:t>
      </w:r>
      <w:del w:id="56" w:author="AI写作助手" w:date="2026-04-08T15:56:06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57" w:author="AI写作助手" w:date="2026-04-08T15:56:06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的可信体系转型。</w:t>
      </w:r>
    </w:p>
    <w:p w14:paraId="25278262"/>
    <w:p w14:paraId="71FCB40E">
      <w:pPr>
        <w:pStyle w:val="3"/>
        <w:widowControl/>
        <w:numPr>
          <w:ilvl w:val="0"/>
          <w:numId w:val="9"/>
        </w:numPr>
        <w:ind w:left="0" w:leftChars="0" w:firstLine="0" w:firstLineChars="0"/>
        <w:rPr>
          <w:b w:val="0"/>
        </w:rPr>
      </w:pPr>
      <w:r>
        <w:t>主要创新点</w:t>
      </w:r>
    </w:p>
    <w:p w14:paraId="4A60D22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del w:id="58" w:author="AI写作助手" w:date="2026-04-08T15:56:0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59" w:author="AI写作助手" w:date="2026-04-08T15:56:07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橙源智鉴</w:t>
      </w:r>
      <w:del w:id="60" w:author="AI写作助手" w:date="2026-04-08T15:56:09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61" w:author="AI写作助手" w:date="2026-04-08T15:56:09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的创新性不在于某一单点技术的突破，而在于将数据、算法、工程三个维度的创新有机整合，形成了一套完整的、可落地的智能检测体系。以下从四个层面加以阐述。</w:t>
      </w:r>
    </w:p>
    <w:p w14:paraId="6544369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3" o:spt="1" style="height:1.5pt;width:432pt;" fillcolor="#000000" filled="t" stroked="f" coordsize="21600,21600" o:hr="t" o:hrstd="t" o:hrnoshade="t" o:hralign="center">
            <v:path/>
            <v:fill on="t" focussize="0,0"/>
            <v:stroke on="f"/>
            <v:imagedata o:title=""/>
            <o:lock v:ext="edit"/>
            <w10:wrap type="none"/>
            <w10:anchorlock/>
          </v:rect>
        </w:pict>
      </w:r>
    </w:p>
    <w:p w14:paraId="6F943DFD">
      <w:pPr>
        <w:pStyle w:val="4"/>
        <w:widowControl/>
      </w:pPr>
      <w:r>
        <w:t>创新一：首个面向海南地理标志柑橘的多仪器全谱段光谱数据集</w:t>
      </w:r>
    </w:p>
    <w:p w14:paraId="5B14698C">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本</w:t>
      </w:r>
      <w:del w:id="62" w:author="AI写作助手" w:date="2026-04-08T15:56:10Z" wpsCustomData:desc="补充了两种橙子的地域特色、产品特质以及地理标志身份，让读者更清晰地了解数据集样本的独特价值，进一步强化了数据集作为系统核心资产、难以被复制的属性，提升了内容的可信度和专业性。参考来源：600万斤澄迈福橙新鲜上市开始采摘,2024澄迈福橙品牌推介活动隆重举行! ，【澄迈福橙】澄迈福橙简介_澄迈福橙怎么样→买购APP ，海南加强地理标志保护与运用 “土字号”变身“金名片”_新浪海南_新浪网 ，绿橙的产地,产自海南 - 农宝通。">
        <mc:AlternateContent>
          <mc:Choice Requires="wpsCustomData">
            <wpsCustomData:revDesc>
              <w:p>
                <w:r>
                  <w:t>补充了两种橙子的地域特色、产品特质以及地理标志身份，让读者更清晰地了解数据集样本的独特价值，进一步强化了数据集作为系统核心资产、难以被复制的属性，提升了内容的可信度和专业性。</w:t>
                </w:r>
                <w:r>
                  <w:t>参考来源：</w:t>
                </w:r>
                <w:hyperlink r:id="rId5">
                  <w:r>
                    <w:t>600万斤澄迈福橙新鲜上市开始采摘,2024澄迈福橙品牌推介活动隆重举行!</w:t>
                  </w:r>
                </w:hyperlink>
                <w:r>
                  <w:t> ，</w:t>
                </w:r>
                <w:hyperlink r:id="rId6">
                  <w:r>
                    <w:t>【澄迈福橙】澄迈福橙简介_澄迈福橙怎么样→买购APP</w:t>
                  </w:r>
                </w:hyperlink>
                <w:r>
                  <w:t> ，</w:t>
                </w:r>
                <w:hyperlink r:id="rId7">
                  <w:r>
                    <w:t>海南加强地理标志保护与运用 “土字号”变身“金名片”_新浪海南_新浪网</w:t>
                  </w:r>
                </w:hyperlink>
                <w:r>
                  <w:t> ，</w:t>
                </w:r>
                <w:hyperlink r:id="rId8">
                  <w:r>
                    <w:t>绿橙的产地,产自海南 - 农宝通</w:t>
                  </w:r>
                </w:hyperlink>
                <w:r>
                  <w:t>。</w:t>
                </w:r>
              </w:p>
            </wpsCustomData:revDesc>
          </mc:Choice>
        </mc:AlternateContent>
        <w:r>
          <w:rPr>
            <w:rFonts w:ascii="Times New Roman" w:hAnsi="Times New Roman" w:eastAsia="宋体" w:cs="Times New Roman"/>
            <w:color w:val="000000"/>
            <w:sz w:val="24"/>
            <w:szCs w:val="24"/>
          </w:rPr>
          <w:delText>项目构建的数据集是整个系统的基石，也是其最难被复制的核心资产。数据集涵盖澄迈福橙（CM）与琼中绿橙（QZ）共两个产地，以三套不同原理的光谱仪对同一批样本进行采集：HSI高光谱成像仪覆盖可见至近红外波段（389~1030nm，约300个波段），R210近红外光谱仪覆盖短波近红外波段（901~1701nm，约228个波段），S960光谱仪覆盖紫外至近红外波段（189~1099nm）。三套仪器的波段范围相互交叠又各有延伸，合并后形成了从紫外到短波近红外的超宽谱段覆盖，远超单一仪器所能提供的信息维度。</w:delText>
        </w:r>
      </w:del>
      <w:ins w:id="63" w:author="AI写作助手" w:date="2026-04-08T15:56:10Z" wpsCustomData:desc="补充了两种橙子的地域特色、产品特质以及地理标志身份，让读者更清晰地了解数据集样本的独特价值，进一步强化了数据集作为系统核心资产、难以被复制的属性，提升了内容的可信度和专业性。参考来源：600万斤澄迈福橙新鲜上市开始采摘,2024澄迈福橙品牌推介活动隆重举行! ，【澄迈福橙】澄迈福橙简介_澄迈福橙怎么样→买购APP ，海南加强地理标志保护与运用 “土字号”变身“金名片”_新浪海南_新浪网 ，绿橙的产地,产自海南 - 农宝通。">
        <mc:AlternateContent>
          <mc:Choice Requires="wpsCustomData">
            <wpsCustomData:revDesc>
              <w:p>
                <w:r>
                  <w:t>补充了两种橙子的地域特色、产品特质以及地理标志身份，让读者更清晰地了解数据集样本的独特价值，进一步强化了数据集作为系统核心资产、难以被复制的属性，提升了内容的可信度和专业性。</w:t>
                </w:r>
                <w:r>
                  <w:t>参考来源：</w:t>
                </w:r>
                <w:hyperlink r:id="rId5">
                  <w:r>
                    <w:t>600万斤澄迈福橙新鲜上市开始采摘,2024澄迈福橙品牌推介活动隆重举行!</w:t>
                  </w:r>
                </w:hyperlink>
                <w:r>
                  <w:t> ，</w:t>
                </w:r>
                <w:hyperlink r:id="rId6">
                  <w:r>
                    <w:t>【澄迈福橙】澄迈福橙简介_澄迈福橙怎么样→买购APP</w:t>
                  </w:r>
                </w:hyperlink>
                <w:r>
                  <w:t> ，</w:t>
                </w:r>
                <w:hyperlink r:id="rId7">
                  <w:r>
                    <w:t>海南加强地理标志保护与运用 “土字号”变身“金名片”_新浪海南_新浪网</w:t>
                  </w:r>
                </w:hyperlink>
                <w:r>
                  <w:t> ，</w:t>
                </w:r>
                <w:hyperlink r:id="rId8">
                  <w:r>
                    <w:t>绿橙的产地,产自海南 - 农宝通</w:t>
                  </w:r>
                </w:hyperlink>
                <w:r>
                  <w:t>。</w:t>
                </w:r>
              </w:p>
            </wpsCustomData:revDesc>
          </mc:Choice>
        </mc:AlternateContent>
        <w:r>
          <w:rPr>
            <w:rFonts w:hint="eastAsia" w:cs="Times New Roman"/>
            <w:color w:val="000000"/>
            <w:sz w:val="24"/>
            <w:szCs w:val="24"/>
            <w:lang w:eastAsia="zh-CN"/>
          </w:rPr>
          <w:t>项目构建的数据集是整个系统的基石，也是其最难被复制的核心资产。数据集选取了两个极具地域特色的橙类品种：澄迈福橙是海南澄迈县特产，种植在火山岩富硒红土壤中，以果实个大、色泽金黄、肉质橙红、皮薄汁多、味清香甜著称，是中国农产品地理标志产品；琼中绿橙是海南琼中黎族苗族自治县特产，因当地独特光温条件形成了成熟后果皮仍为绿色的特质，果肉酸甜适度、化渣率高，同样是中国国家地理标志产品。以三套不同原理的光谱仪对同一批样本进行采集：HSI高光谱成像仪覆盖可见至近红外波段（389~1030nm，约300个波段），R210近红外光谱仪覆盖短波近红外波段（901~1701nm，约228个波段），S960光谱仪覆盖紫外至近红外波段（189~1099nm）。三套仪器的波段范围相互交叠又各有延伸，合并后形成了从紫外到短波近红外的超宽谱段覆盖，远超单一仪器所能提供的信息维度。</w:t>
        </w:r>
      </w:ins>
    </w:p>
    <w:p w14:paraId="69D1A34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更重要的是，每个样本同时配备了两套化学标签：滴定法实测的糖度、酸度、糖酸比、VC四项宏观品质指标，以及液质联用（LC-MS）精确定量的36项微观成分（包括果糖、葡萄糖、蔗糖三种糖组分，九种有机酸，以及二十余种氨基酸）。</w:t>
      </w:r>
      <w:del w:id="64" w:author="AI写作助手" w:date="2026-04-08T15:56:12Z" wpsCustomData:desc="修改后表述更具动作指向性，逻辑衔接更为顺畅，更符合科研文本的专业表达习惯。">
        <mc:AlternateContent>
          <mc:Choice Requires="wpsCustomData">
            <wpsCustomData:revDesc>
              <w:p>
                <w:r>
                  <w:t>修改后表述更具动作指向性，逻辑衔接更为顺畅，更符合科研文本的专业表达习惯。</w:t>
                </w:r>
              </w:p>
            </wpsCustomData:revDesc>
          </mc:Choice>
        </mc:AlternateContent>
        <w:r>
          <w:rPr>
            <w:rFonts w:ascii="Times New Roman" w:hAnsi="Times New Roman" w:eastAsia="宋体" w:cs="Times New Roman"/>
            <w:color w:val="000000"/>
            <w:sz w:val="24"/>
            <w:szCs w:val="24"/>
          </w:rPr>
          <w:delText>双平行样本取均值的处理方式进一步保证了标签的可靠性。</w:delText>
        </w:r>
      </w:del>
      <w:ins w:id="65" w:author="AI写作助手" w:date="2026-04-08T15:56:12Z" wpsCustomData:desc="修改后表述更具动作指向性，逻辑衔接更为顺畅，更符合科研文本的专业表达习惯。">
        <mc:AlternateContent>
          <mc:Choice Requires="wpsCustomData">
            <wpsCustomData:revDesc>
              <w:p>
                <w:r>
                  <w:t>修改后表述更具动作指向性，逻辑衔接更为顺畅，更符合科研文本的专业表达习惯。</w:t>
                </w:r>
              </w:p>
            </wpsCustomData:revDesc>
          </mc:Choice>
        </mc:AlternateContent>
        <w:r>
          <w:rPr>
            <w:rFonts w:hint="eastAsia" w:cs="Times New Roman"/>
            <w:color w:val="000000"/>
            <w:sz w:val="24"/>
            <w:szCs w:val="24"/>
            <w:lang w:eastAsia="zh-CN"/>
          </w:rPr>
          <w:t>通过对双平行样本取均值的处理方式，进一步提升了标签的可靠性。</w:t>
        </w:r>
      </w:ins>
      <w:r>
        <w:rPr>
          <w:rFonts w:ascii="Times New Roman" w:hAnsi="Times New Roman" w:eastAsia="宋体" w:cs="Times New Roman"/>
          <w:color w:val="000000"/>
          <w:sz w:val="24"/>
          <w:szCs w:val="24"/>
        </w:rPr>
        <w:t>这种</w:t>
      </w:r>
      <w:del w:id="66" w:author="AI写作助手" w:date="2026-04-08T15:56:1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67" w:author="AI写作助手" w:date="2026-04-08T15:56:13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多仪器光谱 × 多层次化学标签</w:t>
      </w:r>
      <w:del w:id="68" w:author="AI写作助手" w:date="2026-04-08T15:56:15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69" w:author="AI写作助手" w:date="2026-04-08T15:56:15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的立体标注结构，在国内同类公开数据集中几乎没有先例，为后续的多目标预测和跨仪器对比研究提供了坚实的数据基础。</w:t>
      </w:r>
    </w:p>
    <w:p w14:paraId="4253FC1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4" o:spt="1" style="height:1.5pt;width:432pt;" fillcolor="#000000" filled="t" stroked="f" coordsize="21600,21600" o:hr="t" o:hrstd="t" o:hrnoshade="t" o:hralign="center">
            <v:path/>
            <v:fill on="t" focussize="0,0"/>
            <v:stroke on="f"/>
            <v:imagedata o:title=""/>
            <o:lock v:ext="edit"/>
            <w10:wrap type="none"/>
            <w10:anchorlock/>
          </v:rect>
        </w:pict>
      </w:r>
    </w:p>
    <w:p w14:paraId="257AAA2D">
      <w:pPr>
        <w:pStyle w:val="4"/>
        <w:widowControl/>
      </w:pPr>
      <w:r>
        <w:t>创新二：多模态光谱融合建模策略与跨仪器性能对比实验</w:t>
      </w:r>
    </w:p>
    <w:p w14:paraId="1274C220">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单一仪器的光谱数据存在固有的信息盲区。以糖度预测为例，蔗糖的C-H倍频吸收主要集中在近红外1200nm附近，而某些有机酸的特征峰则出现在可见光波段——</w:t>
      </w:r>
      <w:del w:id="70" w:author="AI写作助手" w:date="2026-04-08T15:56:16Z" wpsCustomData:desc="使用“尚无”替代“没有任何”，表述更贴合科研文本的严谨调性，语气更为客观专业。">
        <mc:AlternateContent>
          <mc:Choice Requires="wpsCustomData">
            <wpsCustomData:revDesc>
              <w:p>
                <w:r>
                  <w:t>使用“尚无”替代“没有任何”，表述更贴合科研文本的严谨调性，语气更为客观专业。</w:t>
                </w:r>
              </w:p>
            </wpsCustomData:revDesc>
          </mc:Choice>
        </mc:AlternateContent>
        <w:r>
          <w:rPr>
            <w:rFonts w:ascii="Times New Roman" w:hAnsi="Times New Roman" w:eastAsia="宋体" w:cs="Times New Roman"/>
            <w:color w:val="000000"/>
            <w:sz w:val="24"/>
            <w:szCs w:val="24"/>
          </w:rPr>
          <w:delText>没有任何一台仪器能够同时以最优状态覆盖所有目标成分的特征波段。</w:delText>
        </w:r>
      </w:del>
      <w:ins w:id="71" w:author="AI写作助手" w:date="2026-04-08T15:56:16Z" wpsCustomData:desc="使用“尚无”替代“没有任何”，表述更贴合科研文本的严谨调性，语气更为客观专业。">
        <mc:AlternateContent>
          <mc:Choice Requires="wpsCustomData">
            <wpsCustomData:revDesc>
              <w:p>
                <w:r>
                  <w:t>使用“尚无”替代“没有任何”，表述更贴合科研文本的严谨调性，语气更为客观专业。</w:t>
                </w:r>
              </w:p>
            </wpsCustomData:revDesc>
          </mc:Choice>
        </mc:AlternateContent>
        <w:r>
          <w:rPr>
            <w:rFonts w:hint="eastAsia" w:cs="Times New Roman"/>
            <w:color w:val="000000"/>
            <w:sz w:val="24"/>
            <w:szCs w:val="24"/>
            <w:lang w:eastAsia="zh-CN"/>
          </w:rPr>
          <w:t>尚无任何一台仪器能够同时以最优状态覆盖所有目标成分的特征波段。</w:t>
        </w:r>
      </w:ins>
      <w:r>
        <w:rPr>
          <w:rFonts w:ascii="Times New Roman" w:hAnsi="Times New Roman" w:eastAsia="宋体" w:cs="Times New Roman"/>
          <w:color w:val="000000"/>
          <w:sz w:val="24"/>
          <w:szCs w:val="24"/>
        </w:rPr>
        <w:t>本项目提出的多模态融合策略正是针对这一问题：</w:t>
      </w:r>
      <w:del w:id="72" w:author="AI写作助手" w:date="2026-04-08T15:56:18Z" wpsCustomData:desc="增加“先”“再”“专属”等词汇，明确了操作的先后逻辑，同时强化了网络的针对性，使科研步骤的表述更为精准清晰。">
        <mc:AlternateContent>
          <mc:Choice Requires="wpsCustomData">
            <wpsCustomData:revDesc>
              <w:p>
                <w:r>
                  <w:t>增加“先”“再”“专属”等词汇，明确了操作的先后逻辑，同时强化了网络的针对性，使科研步骤的表述更为精准清晰。</w:t>
                </w:r>
              </w:p>
            </wpsCustomData:revDesc>
          </mc:Choice>
        </mc:AlternateContent>
        <w:r>
          <w:rPr>
            <w:rFonts w:ascii="Times New Roman" w:hAnsi="Times New Roman" w:eastAsia="宋体" w:cs="Times New Roman"/>
            <w:color w:val="000000"/>
            <w:sz w:val="24"/>
            <w:szCs w:val="24"/>
          </w:rPr>
          <w:delText>将三套仪器的光谱数据在特征层进行对齐与融合，通过设计专门的多分支深度学习网络，让模型自适应地学习不同仪器光谱对不同预测目标的贡献权重。</w:delText>
        </w:r>
      </w:del>
      <w:ins w:id="73" w:author="AI写作助手" w:date="2026-04-08T15:56:18Z" wpsCustomData:desc="增加“先”“再”“专属”等词汇，明确了操作的先后逻辑，同时强化了网络的针对性，使科研步骤的表述更为精准清晰。">
        <mc:AlternateContent>
          <mc:Choice Requires="wpsCustomData">
            <wpsCustomData:revDesc>
              <w:p>
                <w:r>
                  <w:t>增加“先”“再”“专属”等词汇，明确了操作的先后逻辑，同时强化了网络的针对性，使科研步骤的表述更为精准清晰。</w:t>
                </w:r>
              </w:p>
            </wpsCustomData:revDesc>
          </mc:Choice>
        </mc:AlternateContent>
        <w:r>
          <w:rPr>
            <w:rFonts w:hint="eastAsia" w:cs="Times New Roman"/>
            <w:color w:val="000000"/>
            <w:sz w:val="24"/>
            <w:szCs w:val="24"/>
            <w:lang w:eastAsia="zh-CN"/>
          </w:rPr>
          <w:t>先将三套仪器的光谱数据在特征层进行对齐与融合，再通过设计专属的多分支深度学习网络，使模型自适应地学习不同仪器光谱对不同预测目标的贡献权重。</w:t>
        </w:r>
      </w:ins>
    </w:p>
    <w:p w14:paraId="5ADE023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与此同时，本项目设计了严格的对照实验框架：在完全相同的样本划分下，分别评估HSI单模态、R210单模态、S960单模态以及三模态融合方案在各品质指标上的预测精度（以R2R^2R2和RMSE为主要指标）。</w:t>
      </w:r>
      <w:del w:id="74" w:author="AI写作助手" w:date="2026-04-08T15:56:19Z" wpsCustomData:desc="优化了表述的精准度与学术感，将“证明”改为“有力佐证”，“独特贡献”改为“独特价值”，“有据可查的决策依据”改为“科学严谨、有据可依的决策支撑”，使实验设计的价值体现更具分量，语言更贴合科研文本的专业调性。">
        <mc:AlternateContent>
          <mc:Choice Requires="wpsCustomData">
            <wpsCustomData:revDesc>
              <w:p>
                <w:r>
                  <w:t>优化了表述的精准度与学术感，将“证明”改为“有力佐证”，“独特贡献”改为“独特价值”，“有据可查的决策依据”改为“科学严谨、有据可依的决策支撑”，使实验设计的价值体现更具分量，语言更贴合科研文本的专业调性。</w:t>
                </w:r>
              </w:p>
            </wpsCustomData:revDesc>
          </mc:Choice>
        </mc:AlternateContent>
        <w:r>
          <w:rPr>
            <w:rFonts w:ascii="Times New Roman" w:hAnsi="Times New Roman" w:eastAsia="宋体" w:cs="Times New Roman"/>
            <w:color w:val="000000"/>
            <w:sz w:val="24"/>
            <w:szCs w:val="24"/>
          </w:rPr>
          <w:delText>这一实验设计的意义不仅在于证明融合方案的优越性，更在于量化每套仪器对不同成分预测的独特贡献，为实际部署场景中的仪器选型提供有据可查的决策依据。</w:delText>
        </w:r>
      </w:del>
      <w:ins w:id="75" w:author="AI写作助手" w:date="2026-04-08T15:56:19Z" wpsCustomData:desc="优化了表述的精准度与学术感，将“证明”改为“有力佐证”，“独特贡献”改为“独特价值”，“有据可查的决策依据”改为“科学严谨、有据可依的决策支撑”，使实验设计的价值体现更具分量，语言更贴合科研文本的专业调性。">
        <mc:AlternateContent>
          <mc:Choice Requires="wpsCustomData">
            <wpsCustomData:revDesc>
              <w:p>
                <w:r>
                  <w:t>优化了表述的精准度与学术感，将“证明”改为“有力佐证”，“独特贡献”改为“独特价值”，“有据可查的决策依据”改为“科学严谨、有据可依的决策支撑”，使实验设计的价值体现更具分量，语言更贴合科研文本的专业调性。</w:t>
                </w:r>
              </w:p>
            </wpsCustomData:revDesc>
          </mc:Choice>
        </mc:AlternateContent>
        <w:r>
          <w:rPr>
            <w:rFonts w:hint="eastAsia" w:cs="Times New Roman"/>
            <w:color w:val="000000"/>
            <w:sz w:val="24"/>
            <w:szCs w:val="24"/>
            <w:lang w:eastAsia="zh-CN"/>
          </w:rPr>
          <w:t>这一实验设计的意义，不仅在于有力佐证三模态融合方案的显著优越性，更在于精准量化每套仪器针对不同成分预测的独特价值，为实际应用场景中的仪器选型提供科学严谨、有据可依的决策支撑。</w:t>
        </w:r>
      </w:ins>
      <w:r>
        <w:rPr>
          <w:rFonts w:ascii="Times New Roman" w:hAnsi="Times New Roman" w:eastAsia="宋体" w:cs="Times New Roman"/>
          <w:color w:val="000000"/>
          <w:sz w:val="24"/>
          <w:szCs w:val="24"/>
        </w:rPr>
        <w:t>此外，针对S960仪器CM样本存在部分波段缺失的真实数据问题，本项目探索了基于光谱插值与迁移学习的缺失波段补全策略，将工程中的</w:t>
      </w:r>
      <w:del w:id="76" w:author="AI写作助手" w:date="2026-04-08T15:56:2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77" w:author="AI写作助手" w:date="2026-04-08T15:56:21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数据缺陷</w:t>
      </w:r>
      <w:del w:id="78" w:author="AI写作助手" w:date="2026-04-08T15:56:22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79" w:author="AI写作助手" w:date="2026-04-08T15:56:22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转化为方法论层面的研究贡献。</w:t>
      </w:r>
    </w:p>
    <w:p w14:paraId="08E38F7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5" o:spt="1" style="height:1.5pt;width:432pt;" fillcolor="#000000" filled="t" stroked="f" coordsize="21600,21600" o:hr="t" o:hrstd="t" o:hrnoshade="t" o:hralign="center">
            <v:path/>
            <v:fill on="t" focussize="0,0"/>
            <v:stroke on="f"/>
            <v:imagedata o:title=""/>
            <o:lock v:ext="edit"/>
            <w10:wrap type="none"/>
            <w10:anchorlock/>
          </v:rect>
        </w:pict>
      </w:r>
    </w:p>
    <w:p w14:paraId="09667889">
      <w:pPr>
        <w:pStyle w:val="4"/>
        <w:widowControl/>
      </w:pPr>
      <w:r>
        <w:t>创新三：从宏观品质到微观成分的多目标协同预测</w:t>
      </w:r>
    </w:p>
    <w:p w14:paraId="1C8C9063">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del w:id="80" w:author="AI写作助手" w:date="2026-04-08T15:56:24Z" wpsCustomData:desc="通过引入参考资料中多指标光谱检测的实际应用案例，将单一指标检测的局限性与多指标检测的实用价值形成对比，让原文观点更具说服力，同时丰富了内容，增强了可信度。参考来源：近红外光谱分析技术在制糖行业中的应用综述_检测_模型_甘蔗。">
        <mc:AlternateContent>
          <mc:Choice Requires="wpsCustomData">
            <wpsCustomData:revDesc>
              <w:p>
                <w:r>
                  <w:t>通过引入参考资料中多指标光谱检测的实际应用案例，将单一指标检测的局限性与多指标检测的实用价值形成对比，让原文观点更具说服力，同时丰富了内容，增强了可信度。</w:t>
                </w:r>
                <w:r>
                  <w:t>参考来源：</w:t>
                </w:r>
                <w:hyperlink r:id="rId9">
                  <w:r>
                    <w:t>近红外光谱分析技术在制糖行业中的应用综述_检测_模型_甘蔗</w:t>
                  </w:r>
                </w:hyperlink>
                <w:r>
                  <w:t>。</w:t>
                </w:r>
              </w:p>
            </wpsCustomData:revDesc>
          </mc:Choice>
        </mc:AlternateContent>
        <w:r>
          <w:rPr>
            <w:rFonts w:ascii="Times New Roman" w:hAnsi="Times New Roman" w:eastAsia="宋体" w:cs="Times New Roman"/>
            <w:color w:val="000000"/>
            <w:sz w:val="24"/>
            <w:szCs w:val="24"/>
          </w:rPr>
          <w:delText>现有绝大多数光谱检测研究仅针对糖度（可溶性固形物）这一单一指标进行预测，预测目标的单一性限制了系统的实用价值。</w:delText>
        </w:r>
      </w:del>
      <w:ins w:id="81" w:author="AI写作助手" w:date="2026-04-08T15:56:24Z" wpsCustomData:desc="通过引入参考资料中多指标光谱检测的实际应用案例，将单一指标检测的局限性与多指标检测的实用价值形成对比，让原文观点更具说服力，同时丰富了内容，增强了可信度。参考来源：近红外光谱分析技术在制糖行业中的应用综述_检测_模型_甘蔗。">
        <mc:AlternateContent>
          <mc:Choice Requires="wpsCustomData">
            <wpsCustomData:revDesc>
              <w:p>
                <w:r>
                  <w:t>通过引入参考资料中多指标光谱检测的实际应用案例，将单一指标检测的局限性与多指标检测的实用价值形成对比，让原文观点更具说服力，同时丰富了内容，增强了可信度。</w:t>
                </w:r>
                <w:r>
                  <w:t>参考来源：</w:t>
                </w:r>
                <w:hyperlink r:id="rId9">
                  <w:r>
                    <w:t>近红外光谱分析技术在制糖行业中的应用综述_检测_模型_甘蔗</w:t>
                  </w:r>
                </w:hyperlink>
                <w:r>
                  <w:t>。</w:t>
                </w:r>
              </w:p>
            </wpsCustomData:revDesc>
          </mc:Choice>
        </mc:AlternateContent>
        <w:r>
          <w:rPr>
            <w:rFonts w:hint="eastAsia" w:cs="Times New Roman"/>
            <w:color w:val="000000"/>
            <w:sz w:val="24"/>
            <w:szCs w:val="24"/>
            <w:lang w:eastAsia="zh-CN"/>
          </w:rPr>
          <w:t>现有绝大多数光谱检测研究仅针对糖度（可溶性固形物）这一单一指标进行预测，预测目标的单一性限制了系统的实用价值。而近红外光谱技术其实具备多指标同步分析能力，在制糖行业中，该技术可覆盖产业链多环节的多项指标检测需求，比如泰国TSMC糖业集团就用车载式近红外设备对入厂甘蔗同时进行糖分和纤维含量的实时检测，检测速度达200吨/小时，分级准确率&gt;95%，年节约成本约120万美元；中国广西某糖业集团也通过在线近红外探头实时监测白砂糖色值，动态调节活性炭添加量，使优级品率提升12%。对比可见，单一指标的光谱检测系统在实用价值上存在明显局限。</w:t>
        </w:r>
      </w:ins>
      <w:del w:id="82" w:author="AI写作助手" w:date="2026-04-08T15:56:25Z" wpsCustomData:desc="通过引入参考资料中关于可滴定酸的作用、检测方法以及柑橘生化属性包含氨基酸的内容，让原文中关于品质指标的描述更具科学性和权威性，增强了内容的可信度，也让读者能更直观地理解这些指标的意义和检测依据。参考来源：果实品质检测:可溶性糖、可溶性蛋白、可滴定酸、维生素C、纤维素等_水果_服务_实验 ，柑橘品质测定.doc-原创力文档 ，柑橘果实品鉴指标及其影响因素解析|云南优科绿都农业研究院有限公司。">
        <mc:AlternateContent>
          <mc:Choice Requires="wpsCustomData">
            <wpsCustomData:revDesc>
              <w:p>
                <w:r>
                  <w:t>通过引入参考资料中关于可滴定酸的作用、检测方法以及柑橘生化属性包含氨基酸的内容，让原文中关于品质指标的描述更具科学性和权威性，增强了内容的可信度，也让读者能更直观地理解这些指标的意义和检测依据。</w:t>
                </w:r>
                <w:r>
                  <w:t>参考来源：</w:t>
                </w:r>
                <w:hyperlink r:id="rId10">
                  <w:r>
                    <w:t>果实品质检测:可溶性糖、可溶性蛋白、可滴定酸、维生素C、纤维素等_水果_服务_实验</w:t>
                  </w:r>
                </w:hyperlink>
                <w:r>
                  <w:t> ，</w:t>
                </w:r>
                <w:hyperlink r:id="rId11">
                  <w:r>
                    <w:t>柑橘品质测定.doc-原创力文档</w:t>
                  </w:r>
                </w:hyperlink>
                <w:r>
                  <w:t> ，</w:t>
                </w:r>
                <w:hyperlink r:id="rId12">
                  <w:r>
                    <w:t>柑橘果实品鉴指标及其影响因素解析|云南优科绿都农业研究院有限公司</w:t>
                  </w:r>
                </w:hyperlink>
                <w:r>
                  <w:t>。</w:t>
                </w:r>
              </w:p>
            </wpsCustomData:revDesc>
          </mc:Choice>
        </mc:AlternateContent>
        <w:r>
          <w:rPr>
            <w:rFonts w:ascii="Times New Roman" w:hAnsi="Times New Roman" w:eastAsia="宋体" w:cs="Times New Roman"/>
            <w:color w:val="000000"/>
            <w:sz w:val="24"/>
            <w:szCs w:val="24"/>
          </w:rPr>
          <w:delText>本项目将预测目标扩展至两个层次：第一层次是滴定法四项宏观品质指标，直接对应市场定价和消费感知；第二层次是液质36项微观成分，涵盖了柑橘风味化学的完整图谱——不同有机酸的比例决定了酸味的层次感，氨基酸组成影响着果实的鲜味与营养价值，而GABA（γ-氨基丁酸）等功能性成分的含量则关乎产品的健康属性溢价。</w:delText>
        </w:r>
      </w:del>
      <w:ins w:id="83" w:author="AI写作助手" w:date="2026-04-08T15:56:25Z" wpsCustomData:desc="通过引入参考资料中关于可滴定酸的作用、检测方法以及柑橘生化属性包含氨基酸的内容，让原文中关于品质指标的描述更具科学性和权威性，增强了内容的可信度，也让读者能更直观地理解这些指标的意义和检测依据。参考来源：果实品质检测:可溶性糖、可溶性蛋白、可滴定酸、维生素C、纤维素等_水果_服务_实验 ，柑橘品质测定.doc-原创力文档 ，柑橘果实品鉴指标及其影响因素解析|云南优科绿都农业研究院有限公司。">
        <mc:AlternateContent>
          <mc:Choice Requires="wpsCustomData">
            <wpsCustomData:revDesc>
              <w:p>
                <w:r>
                  <w:t>通过引入参考资料中关于可滴定酸的作用、检测方法以及柑橘生化属性包含氨基酸的内容，让原文中关于品质指标的描述更具科学性和权威性，增强了内容的可信度，也让读者能更直观地理解这些指标的意义和检测依据。</w:t>
                </w:r>
                <w:r>
                  <w:t>参考来源：</w:t>
                </w:r>
                <w:hyperlink r:id="rId10">
                  <w:r>
                    <w:t>果实品质检测:可溶性糖、可溶性蛋白、可滴定酸、维生素C、纤维素等_水果_服务_实验</w:t>
                  </w:r>
                </w:hyperlink>
                <w:r>
                  <w:t> ，</w:t>
                </w:r>
                <w:hyperlink r:id="rId11">
                  <w:r>
                    <w:t>柑橘品质测定.doc-原创力文档</w:t>
                  </w:r>
                </w:hyperlink>
                <w:r>
                  <w:t> ，</w:t>
                </w:r>
                <w:hyperlink r:id="rId12">
                  <w:r>
                    <w:t>柑橘果实品鉴指标及其影响因素解析|云南优科绿都农业研究院有限公司</w:t>
                  </w:r>
                </w:hyperlink>
                <w:r>
                  <w:t>。</w:t>
                </w:r>
              </w:p>
            </wpsCustomData:revDesc>
          </mc:Choice>
        </mc:AlternateContent>
        <w:r>
          <w:rPr>
            <w:rFonts w:hint="eastAsia" w:cs="Times New Roman"/>
            <w:color w:val="000000"/>
            <w:sz w:val="24"/>
            <w:szCs w:val="24"/>
            <w:lang w:eastAsia="zh-CN"/>
          </w:rPr>
          <w:t>本项目将预测目标扩展至两个层次：第一层次是滴定法四项宏观品质指标，直接对应市场定价和消费感知，其中可滴定酸作为影响果实风味的关键因素，会与糖分共同决定果实的酸甜平衡，其检测方法也有成熟规范的操作流程；第二层次是液质36项微观成分，涵盖了柑橘风味化学的完整图谱——不同有机酸的比例决定了酸味的层次感，氨基酸组成影响着果实的鲜味与营养价值（柑橘的生化属性指标就包含这类与营养相关的物质），而GABA（γ-氨基丁酸）等功能性成分的含量则关乎产品的健康属性溢价。</w:t>
        </w:r>
      </w:ins>
    </w:p>
    <w:p w14:paraId="39617E3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将如此丰富的化学标签与光谱数据联合建模，一方面可以探索光谱对微观成分的预测边界（哪些成分可以被光谱准确预测，哪些超出了光谱的信息容量），另一方面也为未来构建基于光谱的柑橘</w:t>
      </w:r>
      <w:del w:id="84" w:author="AI写作助手" w:date="2026-04-08T15:56:2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85" w:author="AI写作助手" w:date="2026-04-08T15:56:27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风味指纹图谱</w:t>
      </w:r>
      <w:del w:id="86" w:author="AI写作助手" w:date="2026-04-08T15:56:28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87" w:author="AI写作助手" w:date="2026-04-08T15:56:28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奠定了数据基础。</w:t>
      </w:r>
    </w:p>
    <w:p w14:paraId="78F1BCA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6" o:spt="1" style="height:1.5pt;width:432pt;" fillcolor="#000000" filled="t" stroked="f" coordsize="21600,21600" o:hr="t" o:hrstd="t" o:hrnoshade="t" o:hralign="center">
            <v:path/>
            <v:fill on="t" focussize="0,0"/>
            <v:stroke on="f"/>
            <v:imagedata o:title=""/>
            <o:lock v:ext="edit"/>
            <w10:wrap type="none"/>
            <w10:anchorlock/>
          </v:rect>
        </w:pict>
      </w:r>
    </w:p>
    <w:p w14:paraId="0C9F2AD8">
      <w:pPr>
        <w:pStyle w:val="4"/>
        <w:widowControl/>
      </w:pPr>
      <w:r>
        <w:t>创新四：端到端的智能检测系统工程实现</w:t>
      </w:r>
    </w:p>
    <w:p w14:paraId="1C87357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del w:id="88" w:author="AI写作助手" w:date="2026-04-08T15:56:30Z" wpsCustomData:desc="将“巨大”调整为“显著”，表述更贴合科研文本的严谨性；把“选择跨越”改为“成功跨越”，更能体现项目的实际成果，强化说服力。">
        <mc:AlternateContent>
          <mc:Choice Requires="wpsCustomData">
            <wpsCustomData:revDesc>
              <w:p>
                <w:r>
                  <w:t>将“巨大”调整为“显著”，表述更贴合科研文本的严谨性；把“选择跨越”改为“成功跨越”，更能体现项目的实际成果，强化说服力。</w:t>
                </w:r>
              </w:p>
            </wpsCustomData:revDesc>
          </mc:Choice>
        </mc:AlternateContent>
        <w:r>
          <w:rPr>
            <w:rFonts w:ascii="Times New Roman" w:hAnsi="Times New Roman" w:eastAsia="宋体" w:cs="Times New Roman"/>
            <w:color w:val="000000"/>
            <w:sz w:val="24"/>
            <w:szCs w:val="24"/>
          </w:rPr>
          <w:delText>算法研究与系统工程之间存在巨大的落地鸿沟，本项目选择跨越这道鸿沟。</w:delText>
        </w:r>
      </w:del>
      <w:ins w:id="89" w:author="AI写作助手" w:date="2026-04-08T15:56:30Z" wpsCustomData:desc="将“巨大”调整为“显著”，表述更贴合科研文本的严谨性；把“选择跨越”改为“成功跨越”，更能体现项目的实际成果，强化说服力。">
        <mc:AlternateContent>
          <mc:Choice Requires="wpsCustomData">
            <wpsCustomData:revDesc>
              <w:p>
                <w:r>
                  <w:t>将“巨大”调整为“显著”，表述更贴合科研文本的严谨性；把“选择跨越”改为“成功跨越”，更能体现项目的实际成果，强化说服力。</w:t>
                </w:r>
              </w:p>
            </wpsCustomData:revDesc>
          </mc:Choice>
        </mc:AlternateContent>
        <w:r>
          <w:rPr>
            <w:rFonts w:hint="eastAsia" w:cs="Times New Roman"/>
            <w:color w:val="000000"/>
            <w:sz w:val="24"/>
            <w:szCs w:val="24"/>
            <w:lang w:eastAsia="zh-CN"/>
          </w:rPr>
          <w:t>算法研究与系统工程之间存在显著的落地鸿沟，本项目成功跨越了这道鸿沟。</w:t>
        </w:r>
      </w:ins>
      <w:r>
        <w:rPr>
          <w:rFonts w:ascii="Times New Roman" w:hAnsi="Times New Roman" w:eastAsia="宋体" w:cs="Times New Roman"/>
          <w:color w:val="000000"/>
          <w:sz w:val="24"/>
          <w:szCs w:val="24"/>
        </w:rPr>
        <w:t>在完成模型训练与验证之后，本项目进一步将模型封装为标准化的后端推理服务，并在此基础上完整开发了两个面向不同用户群体的前端产品。</w:t>
      </w:r>
    </w:p>
    <w:p w14:paraId="6B6D777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Web平台面向科研人员与质检机构，支持批量光谱文件上传、多仪器数据的自动识别与对齐、AI模型的在线推理，以及预测结果的可视化呈现（包括光谱曲线展示、各指标预测值与置信区间、产地溯源概率分布等）。微信小程序面向产地果农与流通环节从业者，以更轻量、更直观的交互方式提供单样本快速检测功能，</w:t>
      </w:r>
      <w:del w:id="90" w:author="AI写作助手" w:date="2026-04-08T15:56:31Z" wpsCustomData:desc="增加“大幅”一词，更能突出微信小程序在简化操作、降低使用难度上的显著作用，增强表述的力度。">
        <mc:AlternateContent>
          <mc:Choice Requires="wpsCustomData">
            <wpsCustomData:revDesc>
              <w:p>
                <w:r>
                  <w:t>增加“大幅”一词，更能突出微信小程序在简化操作、降低使用难度上的显著作用，增强表述的力度。</w:t>
                </w:r>
              </w:p>
            </wpsCustomData:revDesc>
          </mc:Choice>
        </mc:AlternateContent>
        <w:r>
          <w:rPr>
            <w:rFonts w:ascii="Times New Roman" w:hAnsi="Times New Roman" w:eastAsia="宋体" w:cs="Times New Roman"/>
            <w:color w:val="000000"/>
            <w:sz w:val="24"/>
            <w:szCs w:val="24"/>
          </w:rPr>
          <w:delText>降低了技术使用门槛。</w:delText>
        </w:r>
      </w:del>
      <w:ins w:id="91" w:author="AI写作助手" w:date="2026-04-08T15:56:31Z" wpsCustomData:desc="增加“大幅”一词，更能突出微信小程序在简化操作、降低使用难度上的显著作用，增强表述的力度。">
        <mc:AlternateContent>
          <mc:Choice Requires="wpsCustomData">
            <wpsCustomData:revDesc>
              <w:p>
                <w:r>
                  <w:t>增加“大幅”一词，更能突出微信小程序在简化操作、降低使用难度上的显著作用，增强表述的力度。</w:t>
                </w:r>
              </w:p>
            </wpsCustomData:revDesc>
          </mc:Choice>
        </mc:AlternateContent>
        <w:r>
          <w:rPr>
            <w:rFonts w:hint="eastAsia" w:cs="Times New Roman"/>
            <w:color w:val="000000"/>
            <w:sz w:val="24"/>
            <w:szCs w:val="24"/>
            <w:lang w:eastAsia="zh-CN"/>
          </w:rPr>
          <w:t>大幅降低了技术使用门槛。</w:t>
        </w:r>
      </w:ins>
      <w:del w:id="92" w:author="AI写作助手" w:date="2026-04-08T15:56:33Z" wpsCustomData:desc="量词问题">
        <mc:AlternateContent>
          <mc:Choice Requires="wpsCustomData">
            <wpsCustomData:revDesc>
              <w:p>
                <w:r>
                  <w:t>量词问题</w:t>
                </w:r>
              </w:p>
            </wpsCustomData:revDesc>
          </mc:Choice>
        </mc:AlternateContent>
        <w:r>
          <w:rPr>
            <w:rFonts w:ascii="Times New Roman" w:hAnsi="Times New Roman" w:eastAsia="宋体" w:cs="Times New Roman"/>
            <w:color w:val="000000"/>
            <w:sz w:val="24"/>
            <w:szCs w:val="24"/>
          </w:rPr>
          <w:delText>两个</w:delText>
        </w:r>
      </w:del>
      <w:ins w:id="93" w:author="AI写作助手" w:date="2026-04-08T15:56:33Z" wpsCustomData:desc="量词问题">
        <mc:AlternateContent>
          <mc:Choice Requires="wpsCustomData">
            <wpsCustomData:revDesc>
              <w:p>
                <w:r>
                  <w:t>量词问题</w:t>
                </w:r>
              </w:p>
            </wpsCustomData:revDesc>
          </mc:Choice>
        </mc:AlternateContent>
        <w:r>
          <w:rPr>
            <w:rFonts w:hint="eastAsia" w:cs="Times New Roman"/>
            <w:color w:val="000000"/>
            <w:sz w:val="24"/>
            <w:szCs w:val="24"/>
            <w:lang w:eastAsia="zh-CN"/>
          </w:rPr>
          <w:t>两款</w:t>
        </w:r>
      </w:ins>
      <w:r>
        <w:rPr>
          <w:rFonts w:ascii="Times New Roman" w:hAnsi="Times New Roman" w:eastAsia="宋体" w:cs="Times New Roman"/>
          <w:color w:val="000000"/>
          <w:sz w:val="24"/>
          <w:szCs w:val="24"/>
        </w:rPr>
        <w:t>产品共享同一套后端模型服务，保证了预测结果的一致性。</w:t>
      </w:r>
    </w:p>
    <w:p w14:paraId="4E5E1AE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这种</w:t>
      </w:r>
      <w:del w:id="94" w:author="AI写作助手" w:date="2026-04-08T15:56:34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95" w:author="AI写作助手" w:date="2026-04-08T15:56:34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一套模型、两个入口、全链路贯通</w:t>
      </w:r>
      <w:del w:id="96" w:author="AI写作助手" w:date="2026-04-08T15:56:36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97" w:author="AI写作助手" w:date="2026-04-08T15:56:36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的系统架构，</w:t>
      </w:r>
      <w:del w:id="98" w:author="AI写作助手" w:date="2026-04-08T15:56:37Z" wpsCustomData:desc="增加“先进的”一词，凸显算法方案的技术优势；将“一个”改为“一款”，更符合产品类表述的习惯；补充“落地”一词，进一步强调产品的实际应用价值，表述更精准。">
        <mc:AlternateContent>
          <mc:Choice Requires="wpsCustomData">
            <wpsCustomData:revDesc>
              <w:p>
                <w:r>
                  <w:t>增加“先进的”一词，凸显算法方案的技术优势；将“一个”改为“一款”，更符合产品类表述的习惯；补充“落地”一词，进一步强调产品的实际应用价值，表述更精准。</w:t>
                </w:r>
              </w:p>
            </wpsCustomData:revDesc>
          </mc:Choice>
        </mc:AlternateContent>
        <w:r>
          <w:rPr>
            <w:rFonts w:ascii="Times New Roman" w:hAnsi="Times New Roman" w:eastAsia="宋体" w:cs="Times New Roman"/>
            <w:color w:val="000000"/>
            <w:sz w:val="24"/>
            <w:szCs w:val="24"/>
          </w:rPr>
          <w:delText>使得本项目不仅是一个算法方案，更是一个具备真实可用性的人工智能应用产品。</w:delText>
        </w:r>
      </w:del>
      <w:ins w:id="99" w:author="AI写作助手" w:date="2026-04-08T15:56:37Z" wpsCustomData:desc="增加“先进的”一词，凸显算法方案的技术优势；将“一个”改为“一款”，更符合产品类表述的习惯；补充“落地”一词，进一步强调产品的实际应用价值，表述更精准。">
        <mc:AlternateContent>
          <mc:Choice Requires="wpsCustomData">
            <wpsCustomData:revDesc>
              <w:p>
                <w:r>
                  <w:t>增加“先进的”一词，凸显算法方案的技术优势；将“一个”改为“一款”，更符合产品类表述的习惯；补充“落地”一词，进一步强调产品的实际应用价值，表述更精准。</w:t>
                </w:r>
              </w:p>
            </wpsCustomData:revDesc>
          </mc:Choice>
        </mc:AlternateContent>
        <w:r>
          <w:rPr>
            <w:rFonts w:hint="eastAsia" w:cs="Times New Roman"/>
            <w:color w:val="000000"/>
            <w:sz w:val="24"/>
            <w:szCs w:val="24"/>
            <w:lang w:eastAsia="zh-CN"/>
          </w:rPr>
          <w:t>使得本项目不仅是一套先进的算法方案，更是一款具备真实落地可用性的人工智能应用产品。</w:t>
        </w:r>
      </w:ins>
      <w:r>
        <w:rPr>
          <w:rFonts w:ascii="Times New Roman" w:hAnsi="Times New Roman" w:eastAsia="宋体" w:cs="Times New Roman"/>
          <w:color w:val="000000"/>
          <w:sz w:val="24"/>
          <w:szCs w:val="24"/>
        </w:rPr>
        <w:t>用户从上传光谱数据到获取品质报告，全程无需任何专业背景知识，系统自动完成从原始数据到可读结论的全部转换——这正是人工智能技术赋能传统农业检测的最直接体现。</w:t>
      </w:r>
    </w:p>
    <w:p w14:paraId="35AB1D1B"/>
    <w:p w14:paraId="73962F4B">
      <w:pPr>
        <w:pStyle w:val="4"/>
        <w:widowControl/>
      </w:pPr>
      <w:r>
        <w:t>1.4.1 数据集规模</w:t>
      </w:r>
    </w:p>
    <w:p w14:paraId="7C5ED99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本项目以海南两大地理标志柑橘品种为研究对象，构建了迄今规模最完整的多模态柑橘品质光谱数据集。数据集涵盖 400 个独立样本，配套三套光谱仪器采集数据及两套化学标签体系，形成</w:t>
      </w:r>
      <w:del w:id="100" w:author="AI写作助手" w:date="2026-04-08T15:56:39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01" w:author="AI写作助手" w:date="2026-04-08T15:56:39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多仪器 × 多标签 × 双产地</w:t>
      </w:r>
      <w:del w:id="102" w:author="AI写作助手" w:date="2026-04-08T15:56:40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03" w:author="AI写作助手" w:date="2026-04-08T15:56:40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的立体结构。</w:t>
      </w:r>
    </w:p>
    <w:p w14:paraId="4F15981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样本分布</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5"/>
        <w:gridCol w:w="3230"/>
        <w:gridCol w:w="1910"/>
        <w:gridCol w:w="1325"/>
      </w:tblGrid>
      <w:tr w14:paraId="0BF43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tcMar>
              <w:top w:w="80" w:type="dxa"/>
              <w:left w:w="160" w:type="dxa"/>
              <w:bottom w:w="80" w:type="dxa"/>
              <w:right w:w="160" w:type="dxa"/>
            </w:tcMar>
            <w:vAlign w:val="center"/>
          </w:tcPr>
          <w:p w14:paraId="387C4EB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品种</w:t>
            </w:r>
          </w:p>
        </w:tc>
        <w:tc>
          <w:tcPr>
            <w:tcW w:w="0" w:type="auto"/>
            <w:shd w:val="clear" w:color="auto" w:fill="auto"/>
            <w:tcMar>
              <w:top w:w="80" w:type="dxa"/>
              <w:left w:w="160" w:type="dxa"/>
              <w:bottom w:w="80" w:type="dxa"/>
              <w:right w:w="160" w:type="dxa"/>
            </w:tcMar>
            <w:vAlign w:val="center"/>
          </w:tcPr>
          <w:p w14:paraId="1016741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产地</w:t>
            </w:r>
          </w:p>
        </w:tc>
        <w:tc>
          <w:tcPr>
            <w:tcW w:w="0" w:type="auto"/>
            <w:shd w:val="clear" w:color="auto" w:fill="auto"/>
            <w:tcMar>
              <w:top w:w="80" w:type="dxa"/>
              <w:left w:w="160" w:type="dxa"/>
              <w:bottom w:w="80" w:type="dxa"/>
              <w:right w:w="160" w:type="dxa"/>
            </w:tcMar>
            <w:vAlign w:val="center"/>
          </w:tcPr>
          <w:p w14:paraId="292AA87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样本编号</w:t>
            </w:r>
          </w:p>
        </w:tc>
        <w:tc>
          <w:tcPr>
            <w:tcW w:w="0" w:type="auto"/>
            <w:shd w:val="clear" w:color="auto" w:fill="auto"/>
            <w:tcMar>
              <w:top w:w="80" w:type="dxa"/>
              <w:left w:w="160" w:type="dxa"/>
              <w:bottom w:w="80" w:type="dxa"/>
              <w:right w:w="160" w:type="dxa"/>
            </w:tcMar>
            <w:vAlign w:val="center"/>
          </w:tcPr>
          <w:p w14:paraId="5FC1DB5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样本数量</w:t>
            </w:r>
          </w:p>
        </w:tc>
      </w:tr>
      <w:tr w14:paraId="09335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17FEF7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澄迈福橙（CM）</w:t>
            </w:r>
          </w:p>
        </w:tc>
        <w:tc>
          <w:tcPr>
            <w:tcW w:w="0" w:type="auto"/>
            <w:shd w:val="clear" w:color="auto" w:fill="auto"/>
            <w:tcMar>
              <w:top w:w="80" w:type="dxa"/>
              <w:left w:w="160" w:type="dxa"/>
              <w:bottom w:w="80" w:type="dxa"/>
              <w:right w:w="160" w:type="dxa"/>
            </w:tcMar>
            <w:vAlign w:val="center"/>
          </w:tcPr>
          <w:p w14:paraId="4E69BF2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海南省澄迈县</w:t>
            </w:r>
          </w:p>
        </w:tc>
        <w:tc>
          <w:tcPr>
            <w:tcW w:w="0" w:type="auto"/>
            <w:shd w:val="clear" w:color="auto" w:fill="auto"/>
            <w:tcMar>
              <w:top w:w="80" w:type="dxa"/>
              <w:left w:w="160" w:type="dxa"/>
              <w:bottom w:w="80" w:type="dxa"/>
              <w:right w:w="160" w:type="dxa"/>
            </w:tcMar>
            <w:vAlign w:val="center"/>
          </w:tcPr>
          <w:p w14:paraId="5C82208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CM-1 ~ CM-200</w:t>
            </w:r>
          </w:p>
        </w:tc>
        <w:tc>
          <w:tcPr>
            <w:tcW w:w="0" w:type="auto"/>
            <w:shd w:val="clear" w:color="auto" w:fill="auto"/>
            <w:tcMar>
              <w:top w:w="80" w:type="dxa"/>
              <w:left w:w="160" w:type="dxa"/>
              <w:bottom w:w="80" w:type="dxa"/>
              <w:right w:w="160" w:type="dxa"/>
            </w:tcMar>
            <w:vAlign w:val="center"/>
          </w:tcPr>
          <w:p w14:paraId="7B29226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200</w:t>
            </w:r>
          </w:p>
        </w:tc>
      </w:tr>
      <w:tr w14:paraId="4DC4A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3F117A7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琼中绿橙（QZ）</w:t>
            </w:r>
          </w:p>
        </w:tc>
        <w:tc>
          <w:tcPr>
            <w:tcW w:w="0" w:type="auto"/>
            <w:shd w:val="clear" w:color="auto" w:fill="auto"/>
            <w:tcMar>
              <w:top w:w="80" w:type="dxa"/>
              <w:left w:w="160" w:type="dxa"/>
              <w:bottom w:w="80" w:type="dxa"/>
              <w:right w:w="160" w:type="dxa"/>
            </w:tcMar>
            <w:vAlign w:val="center"/>
          </w:tcPr>
          <w:p w14:paraId="471E796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海南省</w:t>
            </w:r>
            <w:del w:id="104" w:author="AI写作助手" w:date="2026-04-08T15:56:42Z" wpsCustomData:desc="地名问题">
              <mc:AlternateContent>
                <mc:Choice Requires="wpsCustomData">
                  <wpsCustomData:revDesc>
                    <w:p>
                      <w:r>
                        <w:t>地名问题</w:t>
                      </w:r>
                    </w:p>
                  </wpsCustomData:revDesc>
                </mc:Choice>
              </mc:AlternateContent>
              <w:r>
                <w:rPr>
                  <w:rFonts w:ascii="宋体" w:hAnsi="宋体" w:eastAsia="宋体" w:cs="宋体"/>
                  <w:color w:val="000000"/>
                  <w:kern w:val="0"/>
                  <w:sz w:val="24"/>
                  <w:szCs w:val="24"/>
                  <w:lang w:val="en-US" w:eastAsia="zh-CN" w:bidi="ar"/>
                </w:rPr>
                <w:delText>琼中县</w:delText>
              </w:r>
            </w:del>
            <w:ins w:id="105" w:author="AI写作助手" w:date="2026-04-08T15:56:42Z" wpsCustomData:desc="地名问题">
              <mc:AlternateContent>
                <mc:Choice Requires="wpsCustomData">
                  <wpsCustomData:revDesc>
                    <w:p>
                      <w:r>
                        <w:t>地名问题</w:t>
                      </w:r>
                    </w:p>
                  </wpsCustomData:revDesc>
                </mc:Choice>
              </mc:AlternateContent>
              <w:r>
                <w:rPr>
                  <w:rFonts w:hint="eastAsia" w:ascii="宋体" w:hAnsi="宋体" w:eastAsia="宋体" w:cs="宋体"/>
                  <w:color w:val="000000"/>
                  <w:kern w:val="0"/>
                  <w:sz w:val="24"/>
                  <w:szCs w:val="24"/>
                  <w:lang w:val="en-US" w:eastAsia="zh-CN" w:bidi="ar"/>
                </w:rPr>
                <w:t>琼中黎族苗族自治县</w:t>
              </w:r>
            </w:ins>
          </w:p>
        </w:tc>
        <w:tc>
          <w:tcPr>
            <w:tcW w:w="0" w:type="auto"/>
            <w:shd w:val="clear" w:color="auto" w:fill="auto"/>
            <w:tcMar>
              <w:top w:w="80" w:type="dxa"/>
              <w:left w:w="160" w:type="dxa"/>
              <w:bottom w:w="80" w:type="dxa"/>
              <w:right w:w="160" w:type="dxa"/>
            </w:tcMar>
            <w:vAlign w:val="center"/>
          </w:tcPr>
          <w:p w14:paraId="7848987A">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QZ-1 ~ QZ-200</w:t>
            </w:r>
          </w:p>
        </w:tc>
        <w:tc>
          <w:tcPr>
            <w:tcW w:w="0" w:type="auto"/>
            <w:shd w:val="clear" w:color="auto" w:fill="auto"/>
            <w:tcMar>
              <w:top w:w="80" w:type="dxa"/>
              <w:left w:w="160" w:type="dxa"/>
              <w:bottom w:w="80" w:type="dxa"/>
              <w:right w:w="160" w:type="dxa"/>
            </w:tcMar>
            <w:vAlign w:val="center"/>
          </w:tcPr>
          <w:p w14:paraId="09D9FD97">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200</w:t>
            </w:r>
          </w:p>
        </w:tc>
      </w:tr>
      <w:tr w14:paraId="5089C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FBBE7FA">
            <w:pPr>
              <w:keepNext w:val="0"/>
              <w:keepLines w:val="0"/>
              <w:widowControl/>
              <w:suppressLineNumbers w:val="0"/>
              <w:jc w:val="left"/>
              <w:rPr>
                <w:color w:val="000000"/>
              </w:rPr>
            </w:pPr>
            <w:r>
              <w:rPr>
                <w:rStyle w:val="17"/>
                <w:rFonts w:ascii="宋体" w:hAnsi="宋体" w:eastAsia="宋体" w:cs="宋体"/>
                <w:color w:val="000000"/>
                <w:kern w:val="0"/>
                <w:sz w:val="24"/>
                <w:szCs w:val="24"/>
                <w:lang w:val="en-US" w:eastAsia="zh-CN" w:bidi="ar"/>
              </w:rPr>
              <w:t>合计</w:t>
            </w:r>
          </w:p>
        </w:tc>
        <w:tc>
          <w:tcPr>
            <w:tcW w:w="0" w:type="auto"/>
            <w:shd w:val="clear" w:color="auto" w:fill="auto"/>
            <w:tcMar>
              <w:top w:w="80" w:type="dxa"/>
              <w:left w:w="160" w:type="dxa"/>
              <w:bottom w:w="80" w:type="dxa"/>
              <w:right w:w="160" w:type="dxa"/>
            </w:tcMar>
            <w:vAlign w:val="center"/>
          </w:tcPr>
          <w:p w14:paraId="47997F7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w:t>
            </w:r>
          </w:p>
        </w:tc>
        <w:tc>
          <w:tcPr>
            <w:tcW w:w="0" w:type="auto"/>
            <w:shd w:val="clear" w:color="auto" w:fill="auto"/>
            <w:tcMar>
              <w:top w:w="80" w:type="dxa"/>
              <w:left w:w="160" w:type="dxa"/>
              <w:bottom w:w="80" w:type="dxa"/>
              <w:right w:w="160" w:type="dxa"/>
            </w:tcMar>
            <w:vAlign w:val="center"/>
          </w:tcPr>
          <w:p w14:paraId="2F82DFF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w:t>
            </w:r>
          </w:p>
        </w:tc>
        <w:tc>
          <w:tcPr>
            <w:tcW w:w="0" w:type="auto"/>
            <w:shd w:val="clear" w:color="auto" w:fill="auto"/>
            <w:tcMar>
              <w:top w:w="80" w:type="dxa"/>
              <w:left w:w="160" w:type="dxa"/>
              <w:bottom w:w="80" w:type="dxa"/>
              <w:right w:w="160" w:type="dxa"/>
            </w:tcMar>
            <w:vAlign w:val="center"/>
          </w:tcPr>
          <w:p w14:paraId="35216288">
            <w:pPr>
              <w:keepNext w:val="0"/>
              <w:keepLines w:val="0"/>
              <w:widowControl/>
              <w:suppressLineNumbers w:val="0"/>
              <w:jc w:val="left"/>
              <w:rPr>
                <w:color w:val="000000"/>
              </w:rPr>
            </w:pPr>
            <w:r>
              <w:rPr>
                <w:rStyle w:val="17"/>
                <w:rFonts w:ascii="宋体" w:hAnsi="宋体" w:eastAsia="宋体" w:cs="宋体"/>
                <w:color w:val="000000"/>
                <w:kern w:val="0"/>
                <w:sz w:val="24"/>
                <w:szCs w:val="24"/>
                <w:lang w:val="en-US" w:eastAsia="zh-CN" w:bidi="ar"/>
              </w:rPr>
              <w:t>400</w:t>
            </w:r>
          </w:p>
        </w:tc>
      </w:tr>
    </w:tbl>
    <w:p w14:paraId="0AF70BC6">
      <w:pPr>
        <w:pStyle w:val="5"/>
        <w:widowControl/>
      </w:pPr>
      <w:r>
        <w:t>光谱数据</w:t>
      </w:r>
    </w:p>
    <w:tbl>
      <w:tblPr>
        <w:tblStyle w:val="15"/>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3"/>
        <w:gridCol w:w="1782"/>
        <w:gridCol w:w="929"/>
        <w:gridCol w:w="1033"/>
        <w:gridCol w:w="835"/>
        <w:gridCol w:w="2374"/>
      </w:tblGrid>
      <w:tr w14:paraId="3E432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71" w:type="pct"/>
            <w:shd w:val="clear" w:color="auto" w:fill="auto"/>
            <w:tcMar>
              <w:top w:w="80" w:type="dxa"/>
              <w:left w:w="160" w:type="dxa"/>
              <w:bottom w:w="80" w:type="dxa"/>
              <w:right w:w="160" w:type="dxa"/>
            </w:tcMar>
            <w:vAlign w:val="center"/>
          </w:tcPr>
          <w:p w14:paraId="2C283864">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仪器</w:t>
            </w:r>
          </w:p>
        </w:tc>
        <w:tc>
          <w:tcPr>
            <w:tcW w:w="1008" w:type="pct"/>
            <w:shd w:val="clear" w:color="auto" w:fill="auto"/>
            <w:tcMar>
              <w:top w:w="80" w:type="dxa"/>
              <w:left w:w="160" w:type="dxa"/>
              <w:bottom w:w="80" w:type="dxa"/>
              <w:right w:w="160" w:type="dxa"/>
            </w:tcMar>
            <w:vAlign w:val="center"/>
          </w:tcPr>
          <w:p w14:paraId="55A559D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波段范围</w:t>
            </w:r>
          </w:p>
        </w:tc>
        <w:tc>
          <w:tcPr>
            <w:tcW w:w="517" w:type="pct"/>
            <w:shd w:val="clear" w:color="auto" w:fill="auto"/>
            <w:tcMar>
              <w:top w:w="80" w:type="dxa"/>
              <w:left w:w="160" w:type="dxa"/>
              <w:bottom w:w="80" w:type="dxa"/>
              <w:right w:w="160" w:type="dxa"/>
            </w:tcMar>
            <w:vAlign w:val="center"/>
          </w:tcPr>
          <w:p w14:paraId="70AFF22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波段数</w:t>
            </w:r>
          </w:p>
        </w:tc>
        <w:tc>
          <w:tcPr>
            <w:tcW w:w="577" w:type="pct"/>
            <w:shd w:val="clear" w:color="auto" w:fill="auto"/>
            <w:tcMar>
              <w:top w:w="80" w:type="dxa"/>
              <w:left w:w="160" w:type="dxa"/>
              <w:bottom w:w="80" w:type="dxa"/>
              <w:right w:w="160" w:type="dxa"/>
            </w:tcMar>
            <w:vAlign w:val="center"/>
          </w:tcPr>
          <w:p w14:paraId="7E908770">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CM 覆盖</w:t>
            </w:r>
          </w:p>
        </w:tc>
        <w:tc>
          <w:tcPr>
            <w:tcW w:w="463" w:type="pct"/>
            <w:shd w:val="clear" w:color="auto" w:fill="auto"/>
            <w:tcMar>
              <w:top w:w="80" w:type="dxa"/>
              <w:left w:w="160" w:type="dxa"/>
              <w:bottom w:w="80" w:type="dxa"/>
              <w:right w:w="160" w:type="dxa"/>
            </w:tcMar>
            <w:vAlign w:val="center"/>
          </w:tcPr>
          <w:p w14:paraId="211D51E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QZ 覆盖</w:t>
            </w:r>
          </w:p>
        </w:tc>
        <w:tc>
          <w:tcPr>
            <w:tcW w:w="1340" w:type="pct"/>
            <w:shd w:val="clear" w:color="auto" w:fill="auto"/>
            <w:tcMar>
              <w:top w:w="80" w:type="dxa"/>
              <w:left w:w="160" w:type="dxa"/>
              <w:bottom w:w="80" w:type="dxa"/>
              <w:right w:w="160" w:type="dxa"/>
            </w:tcMar>
            <w:vAlign w:val="center"/>
          </w:tcPr>
          <w:p w14:paraId="459CDC1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备注</w:t>
            </w:r>
          </w:p>
        </w:tc>
      </w:tr>
      <w:tr w14:paraId="1B642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1" w:type="pct"/>
            <w:shd w:val="clear" w:color="auto" w:fill="auto"/>
            <w:tcMar>
              <w:top w:w="80" w:type="dxa"/>
              <w:left w:w="160" w:type="dxa"/>
              <w:bottom w:w="80" w:type="dxa"/>
              <w:right w:w="160" w:type="dxa"/>
            </w:tcMar>
            <w:vAlign w:val="center"/>
          </w:tcPr>
          <w:p w14:paraId="2CC943A4">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HSI 高光谱成像仪</w:t>
            </w:r>
          </w:p>
        </w:tc>
        <w:tc>
          <w:tcPr>
            <w:tcW w:w="1008" w:type="pct"/>
            <w:shd w:val="clear" w:color="auto" w:fill="auto"/>
            <w:tcMar>
              <w:top w:w="80" w:type="dxa"/>
              <w:left w:w="160" w:type="dxa"/>
              <w:bottom w:w="80" w:type="dxa"/>
              <w:right w:w="160" w:type="dxa"/>
            </w:tcMar>
            <w:vAlign w:val="center"/>
          </w:tcPr>
          <w:p w14:paraId="7EFB28A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389.04 ~ 1030.58 nm</w:t>
            </w:r>
          </w:p>
        </w:tc>
        <w:tc>
          <w:tcPr>
            <w:tcW w:w="517" w:type="pct"/>
            <w:shd w:val="clear" w:color="auto" w:fill="auto"/>
            <w:tcMar>
              <w:top w:w="80" w:type="dxa"/>
              <w:left w:w="160" w:type="dxa"/>
              <w:bottom w:w="80" w:type="dxa"/>
              <w:right w:w="160" w:type="dxa"/>
            </w:tcMar>
            <w:vAlign w:val="center"/>
          </w:tcPr>
          <w:p w14:paraId="33E12A0D">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300</w:t>
            </w:r>
          </w:p>
        </w:tc>
        <w:tc>
          <w:tcPr>
            <w:tcW w:w="577" w:type="pct"/>
            <w:shd w:val="clear" w:color="auto" w:fill="auto"/>
            <w:tcMar>
              <w:top w:w="80" w:type="dxa"/>
              <w:left w:w="160" w:type="dxa"/>
              <w:bottom w:w="80" w:type="dxa"/>
              <w:right w:w="160" w:type="dxa"/>
            </w:tcMar>
            <w:vAlign w:val="center"/>
          </w:tcPr>
          <w:p w14:paraId="4AA7C970">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 完整</w:t>
            </w:r>
          </w:p>
        </w:tc>
        <w:tc>
          <w:tcPr>
            <w:tcW w:w="463" w:type="pct"/>
            <w:shd w:val="clear" w:color="auto" w:fill="auto"/>
            <w:tcMar>
              <w:top w:w="80" w:type="dxa"/>
              <w:left w:w="160" w:type="dxa"/>
              <w:bottom w:w="80" w:type="dxa"/>
              <w:right w:w="160" w:type="dxa"/>
            </w:tcMar>
            <w:vAlign w:val="center"/>
          </w:tcPr>
          <w:p w14:paraId="187A804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 完整</w:t>
            </w:r>
          </w:p>
        </w:tc>
        <w:tc>
          <w:tcPr>
            <w:tcW w:w="1340" w:type="pct"/>
            <w:shd w:val="clear" w:color="auto" w:fill="auto"/>
            <w:tcMar>
              <w:top w:w="80" w:type="dxa"/>
              <w:left w:w="160" w:type="dxa"/>
              <w:bottom w:w="80" w:type="dxa"/>
              <w:right w:w="160" w:type="dxa"/>
            </w:tcMar>
            <w:vAlign w:val="center"/>
          </w:tcPr>
          <w:p w14:paraId="62B389F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已剔除 1 个异常样本</w:t>
            </w:r>
          </w:p>
        </w:tc>
      </w:tr>
      <w:tr w14:paraId="24252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1" w:type="pct"/>
            <w:shd w:val="clear" w:color="auto" w:fill="auto"/>
            <w:tcMar>
              <w:top w:w="80" w:type="dxa"/>
              <w:left w:w="160" w:type="dxa"/>
              <w:bottom w:w="80" w:type="dxa"/>
              <w:right w:w="160" w:type="dxa"/>
            </w:tcMar>
            <w:vAlign w:val="center"/>
          </w:tcPr>
          <w:p w14:paraId="0BA5319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R210 近红外光谱仪</w:t>
            </w:r>
          </w:p>
        </w:tc>
        <w:tc>
          <w:tcPr>
            <w:tcW w:w="1008" w:type="pct"/>
            <w:shd w:val="clear" w:color="auto" w:fill="auto"/>
            <w:tcMar>
              <w:top w:w="80" w:type="dxa"/>
              <w:left w:w="160" w:type="dxa"/>
              <w:bottom w:w="80" w:type="dxa"/>
              <w:right w:w="160" w:type="dxa"/>
            </w:tcMar>
            <w:vAlign w:val="center"/>
          </w:tcPr>
          <w:p w14:paraId="6466EA9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901.74 ~ 1701.25 nm</w:t>
            </w:r>
          </w:p>
        </w:tc>
        <w:tc>
          <w:tcPr>
            <w:tcW w:w="517" w:type="pct"/>
            <w:shd w:val="clear" w:color="auto" w:fill="auto"/>
            <w:tcMar>
              <w:top w:w="80" w:type="dxa"/>
              <w:left w:w="160" w:type="dxa"/>
              <w:bottom w:w="80" w:type="dxa"/>
              <w:right w:w="160" w:type="dxa"/>
            </w:tcMar>
            <w:vAlign w:val="center"/>
          </w:tcPr>
          <w:p w14:paraId="74564367">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228</w:t>
            </w:r>
          </w:p>
        </w:tc>
        <w:tc>
          <w:tcPr>
            <w:tcW w:w="577" w:type="pct"/>
            <w:shd w:val="clear" w:color="auto" w:fill="auto"/>
            <w:tcMar>
              <w:top w:w="80" w:type="dxa"/>
              <w:left w:w="160" w:type="dxa"/>
              <w:bottom w:w="80" w:type="dxa"/>
              <w:right w:w="160" w:type="dxa"/>
            </w:tcMar>
            <w:vAlign w:val="center"/>
          </w:tcPr>
          <w:p w14:paraId="058E738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 完整</w:t>
            </w:r>
          </w:p>
        </w:tc>
        <w:tc>
          <w:tcPr>
            <w:tcW w:w="463" w:type="pct"/>
            <w:shd w:val="clear" w:color="auto" w:fill="auto"/>
            <w:tcMar>
              <w:top w:w="80" w:type="dxa"/>
              <w:left w:w="160" w:type="dxa"/>
              <w:bottom w:w="80" w:type="dxa"/>
              <w:right w:w="160" w:type="dxa"/>
            </w:tcMar>
            <w:vAlign w:val="center"/>
          </w:tcPr>
          <w:p w14:paraId="0507AD7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 完整</w:t>
            </w:r>
          </w:p>
        </w:tc>
        <w:tc>
          <w:tcPr>
            <w:tcW w:w="1340" w:type="pct"/>
            <w:shd w:val="clear" w:color="auto" w:fill="auto"/>
            <w:tcMar>
              <w:top w:w="80" w:type="dxa"/>
              <w:left w:w="160" w:type="dxa"/>
              <w:bottom w:w="80" w:type="dxa"/>
              <w:right w:w="160" w:type="dxa"/>
            </w:tcMar>
            <w:vAlign w:val="center"/>
          </w:tcPr>
          <w:p w14:paraId="51C4ADCD">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w:t>
            </w:r>
          </w:p>
        </w:tc>
      </w:tr>
      <w:tr w14:paraId="2F2E9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1" w:type="pct"/>
            <w:shd w:val="clear" w:color="auto" w:fill="auto"/>
            <w:tcMar>
              <w:top w:w="80" w:type="dxa"/>
              <w:left w:w="160" w:type="dxa"/>
              <w:bottom w:w="80" w:type="dxa"/>
              <w:right w:w="160" w:type="dxa"/>
            </w:tcMar>
            <w:vAlign w:val="center"/>
          </w:tcPr>
          <w:p w14:paraId="122E1A8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S960 紫外-近红外光谱仪</w:t>
            </w:r>
          </w:p>
        </w:tc>
        <w:tc>
          <w:tcPr>
            <w:tcW w:w="1008" w:type="pct"/>
            <w:shd w:val="clear" w:color="auto" w:fill="auto"/>
            <w:tcMar>
              <w:top w:w="80" w:type="dxa"/>
              <w:left w:w="160" w:type="dxa"/>
              <w:bottom w:w="80" w:type="dxa"/>
              <w:right w:w="160" w:type="dxa"/>
            </w:tcMar>
            <w:vAlign w:val="center"/>
          </w:tcPr>
          <w:p w14:paraId="60DCC38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189.32 ~ 1099.97 nm</w:t>
            </w:r>
          </w:p>
        </w:tc>
        <w:tc>
          <w:tcPr>
            <w:tcW w:w="517" w:type="pct"/>
            <w:shd w:val="clear" w:color="auto" w:fill="auto"/>
            <w:tcMar>
              <w:top w:w="80" w:type="dxa"/>
              <w:left w:w="160" w:type="dxa"/>
              <w:bottom w:w="80" w:type="dxa"/>
              <w:right w:w="160" w:type="dxa"/>
            </w:tcMar>
            <w:vAlign w:val="center"/>
          </w:tcPr>
          <w:p w14:paraId="7E98031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1365</w:t>
            </w:r>
          </w:p>
        </w:tc>
        <w:tc>
          <w:tcPr>
            <w:tcW w:w="577" w:type="pct"/>
            <w:shd w:val="clear" w:color="auto" w:fill="auto"/>
            <w:tcMar>
              <w:top w:w="80" w:type="dxa"/>
              <w:left w:w="160" w:type="dxa"/>
              <w:bottom w:w="80" w:type="dxa"/>
              <w:right w:w="160" w:type="dxa"/>
            </w:tcMar>
            <w:vAlign w:val="center"/>
          </w:tcPr>
          <w:p w14:paraId="52E585C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 部分缺失</w:t>
            </w:r>
          </w:p>
        </w:tc>
        <w:tc>
          <w:tcPr>
            <w:tcW w:w="463" w:type="pct"/>
            <w:shd w:val="clear" w:color="auto" w:fill="auto"/>
            <w:tcMar>
              <w:top w:w="80" w:type="dxa"/>
              <w:left w:w="160" w:type="dxa"/>
              <w:bottom w:w="80" w:type="dxa"/>
              <w:right w:w="160" w:type="dxa"/>
            </w:tcMar>
            <w:vAlign w:val="center"/>
          </w:tcPr>
          <w:p w14:paraId="19EF7D67">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 完整</w:t>
            </w:r>
          </w:p>
        </w:tc>
        <w:tc>
          <w:tcPr>
            <w:tcW w:w="1340" w:type="pct"/>
            <w:shd w:val="clear" w:color="auto" w:fill="auto"/>
            <w:tcMar>
              <w:top w:w="80" w:type="dxa"/>
              <w:left w:w="160" w:type="dxa"/>
              <w:bottom w:w="80" w:type="dxa"/>
              <w:right w:w="160" w:type="dxa"/>
            </w:tcMar>
            <w:vAlign w:val="center"/>
          </w:tcPr>
          <w:p w14:paraId="74736FD7">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CM 数据存在波段缺失，已完成对齐标记</w:t>
            </w:r>
          </w:p>
        </w:tc>
      </w:tr>
    </w:tbl>
    <w:p w14:paraId="4A64B0D7">
      <w:pPr>
        <w:pStyle w:val="5"/>
        <w:widowControl/>
      </w:pPr>
      <w:r>
        <w:t>化学标签体系</w:t>
      </w:r>
    </w:p>
    <w:tbl>
      <w:tblPr>
        <w:tblStyle w:val="15"/>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2"/>
        <w:gridCol w:w="1773"/>
        <w:gridCol w:w="2519"/>
        <w:gridCol w:w="847"/>
        <w:gridCol w:w="2515"/>
      </w:tblGrid>
      <w:tr w14:paraId="4D23F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568" w:type="pct"/>
            <w:shd w:val="clear" w:color="auto" w:fill="auto"/>
            <w:tcMar>
              <w:top w:w="80" w:type="dxa"/>
              <w:left w:w="160" w:type="dxa"/>
              <w:bottom w:w="80" w:type="dxa"/>
              <w:right w:w="160" w:type="dxa"/>
            </w:tcMar>
            <w:vAlign w:val="center"/>
          </w:tcPr>
          <w:p w14:paraId="73385B0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标签类型</w:t>
            </w:r>
          </w:p>
        </w:tc>
        <w:tc>
          <w:tcPr>
            <w:tcW w:w="1003" w:type="pct"/>
            <w:shd w:val="clear" w:color="auto" w:fill="auto"/>
            <w:tcMar>
              <w:top w:w="80" w:type="dxa"/>
              <w:left w:w="160" w:type="dxa"/>
              <w:bottom w:w="80" w:type="dxa"/>
              <w:right w:w="160" w:type="dxa"/>
            </w:tcMar>
            <w:vAlign w:val="center"/>
          </w:tcPr>
          <w:p w14:paraId="4644C1B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检测方法</w:t>
            </w:r>
          </w:p>
        </w:tc>
        <w:tc>
          <w:tcPr>
            <w:tcW w:w="1432" w:type="pct"/>
            <w:shd w:val="clear" w:color="auto" w:fill="auto"/>
            <w:tcMar>
              <w:top w:w="80" w:type="dxa"/>
              <w:left w:w="160" w:type="dxa"/>
              <w:bottom w:w="80" w:type="dxa"/>
              <w:right w:w="160" w:type="dxa"/>
            </w:tcMar>
            <w:vAlign w:val="center"/>
          </w:tcPr>
          <w:p w14:paraId="6713AC14">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指标项目</w:t>
            </w:r>
          </w:p>
        </w:tc>
        <w:tc>
          <w:tcPr>
            <w:tcW w:w="470" w:type="pct"/>
            <w:shd w:val="clear" w:color="auto" w:fill="auto"/>
            <w:tcMar>
              <w:top w:w="80" w:type="dxa"/>
              <w:left w:w="160" w:type="dxa"/>
              <w:bottom w:w="80" w:type="dxa"/>
              <w:right w:w="160" w:type="dxa"/>
            </w:tcMar>
            <w:vAlign w:val="center"/>
          </w:tcPr>
          <w:p w14:paraId="1AA7A08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指标数量</w:t>
            </w:r>
          </w:p>
        </w:tc>
        <w:tc>
          <w:tcPr>
            <w:tcW w:w="1421" w:type="pct"/>
            <w:shd w:val="clear" w:color="auto" w:fill="auto"/>
            <w:tcMar>
              <w:top w:w="80" w:type="dxa"/>
              <w:left w:w="160" w:type="dxa"/>
              <w:bottom w:w="80" w:type="dxa"/>
              <w:right w:w="160" w:type="dxa"/>
            </w:tcMar>
            <w:vAlign w:val="center"/>
          </w:tcPr>
          <w:p w14:paraId="6845F56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样本覆盖</w:t>
            </w:r>
          </w:p>
        </w:tc>
      </w:tr>
      <w:tr w14:paraId="102A1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8" w:type="pct"/>
            <w:shd w:val="clear" w:color="auto" w:fill="auto"/>
            <w:tcMar>
              <w:top w:w="80" w:type="dxa"/>
              <w:left w:w="160" w:type="dxa"/>
              <w:bottom w:w="80" w:type="dxa"/>
              <w:right w:w="160" w:type="dxa"/>
            </w:tcMar>
            <w:vAlign w:val="center"/>
          </w:tcPr>
          <w:p w14:paraId="1629156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宏观品质指标</w:t>
            </w:r>
          </w:p>
        </w:tc>
        <w:tc>
          <w:tcPr>
            <w:tcW w:w="1003" w:type="pct"/>
            <w:shd w:val="clear" w:color="auto" w:fill="auto"/>
            <w:tcMar>
              <w:top w:w="80" w:type="dxa"/>
              <w:left w:w="160" w:type="dxa"/>
              <w:bottom w:w="80" w:type="dxa"/>
              <w:right w:w="160" w:type="dxa"/>
            </w:tcMar>
            <w:vAlign w:val="center"/>
          </w:tcPr>
          <w:p w14:paraId="34CD757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滴定法</w:t>
            </w:r>
          </w:p>
        </w:tc>
        <w:tc>
          <w:tcPr>
            <w:tcW w:w="1432" w:type="pct"/>
            <w:shd w:val="clear" w:color="auto" w:fill="auto"/>
            <w:tcMar>
              <w:top w:w="80" w:type="dxa"/>
              <w:left w:w="160" w:type="dxa"/>
              <w:bottom w:w="80" w:type="dxa"/>
              <w:right w:w="160" w:type="dxa"/>
            </w:tcMar>
            <w:vAlign w:val="center"/>
          </w:tcPr>
          <w:p w14:paraId="3AFA384A">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糖度、酸度、糖酸比、VC 含量</w:t>
            </w:r>
          </w:p>
        </w:tc>
        <w:tc>
          <w:tcPr>
            <w:tcW w:w="470" w:type="pct"/>
            <w:shd w:val="clear" w:color="auto" w:fill="auto"/>
            <w:tcMar>
              <w:top w:w="80" w:type="dxa"/>
              <w:left w:w="160" w:type="dxa"/>
              <w:bottom w:w="80" w:type="dxa"/>
              <w:right w:w="160" w:type="dxa"/>
            </w:tcMar>
            <w:vAlign w:val="center"/>
          </w:tcPr>
          <w:p w14:paraId="697C5622">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4 项</w:t>
            </w:r>
          </w:p>
        </w:tc>
        <w:tc>
          <w:tcPr>
            <w:tcW w:w="1421" w:type="pct"/>
            <w:shd w:val="clear" w:color="auto" w:fill="auto"/>
            <w:tcMar>
              <w:top w:w="80" w:type="dxa"/>
              <w:left w:w="160" w:type="dxa"/>
              <w:bottom w:w="80" w:type="dxa"/>
              <w:right w:w="160" w:type="dxa"/>
            </w:tcMar>
            <w:vAlign w:val="center"/>
          </w:tcPr>
          <w:p w14:paraId="51791D2D">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400 个样本全覆盖</w:t>
            </w:r>
          </w:p>
        </w:tc>
      </w:tr>
      <w:tr w14:paraId="608C1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68" w:type="pct"/>
            <w:shd w:val="clear" w:color="auto" w:fill="auto"/>
            <w:tcMar>
              <w:top w:w="80" w:type="dxa"/>
              <w:left w:w="160" w:type="dxa"/>
              <w:bottom w:w="80" w:type="dxa"/>
              <w:right w:w="160" w:type="dxa"/>
            </w:tcMar>
            <w:vAlign w:val="center"/>
          </w:tcPr>
          <w:p w14:paraId="548CDD1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精细成分指标</w:t>
            </w:r>
          </w:p>
        </w:tc>
        <w:tc>
          <w:tcPr>
            <w:tcW w:w="1003" w:type="pct"/>
            <w:shd w:val="clear" w:color="auto" w:fill="auto"/>
            <w:tcMar>
              <w:top w:w="80" w:type="dxa"/>
              <w:left w:w="160" w:type="dxa"/>
              <w:bottom w:w="80" w:type="dxa"/>
              <w:right w:w="160" w:type="dxa"/>
            </w:tcMar>
            <w:vAlign w:val="center"/>
          </w:tcPr>
          <w:p w14:paraId="2CD11AE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液质联用（LC-MS）</w:t>
            </w:r>
          </w:p>
        </w:tc>
        <w:tc>
          <w:tcPr>
            <w:tcW w:w="1432" w:type="pct"/>
            <w:shd w:val="clear" w:color="auto" w:fill="auto"/>
            <w:tcMar>
              <w:top w:w="80" w:type="dxa"/>
              <w:left w:w="160" w:type="dxa"/>
              <w:bottom w:w="80" w:type="dxa"/>
              <w:right w:w="160" w:type="dxa"/>
            </w:tcMar>
            <w:vAlign w:val="center"/>
          </w:tcPr>
          <w:p w14:paraId="692DC7B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糖组分（3）、有机酸（9）、氨基酸（21）</w:t>
            </w:r>
          </w:p>
        </w:tc>
        <w:tc>
          <w:tcPr>
            <w:tcW w:w="470" w:type="pct"/>
            <w:shd w:val="clear" w:color="auto" w:fill="auto"/>
            <w:tcMar>
              <w:top w:w="80" w:type="dxa"/>
              <w:left w:w="160" w:type="dxa"/>
              <w:bottom w:w="80" w:type="dxa"/>
              <w:right w:w="160" w:type="dxa"/>
            </w:tcMar>
            <w:vAlign w:val="center"/>
          </w:tcPr>
          <w:p w14:paraId="148ABAE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36 项</w:t>
            </w:r>
          </w:p>
        </w:tc>
        <w:tc>
          <w:tcPr>
            <w:tcW w:w="1421" w:type="pct"/>
            <w:shd w:val="clear" w:color="auto" w:fill="auto"/>
            <w:tcMar>
              <w:top w:w="80" w:type="dxa"/>
              <w:left w:w="160" w:type="dxa"/>
              <w:bottom w:w="80" w:type="dxa"/>
              <w:right w:w="160" w:type="dxa"/>
            </w:tcMar>
            <w:vAlign w:val="center"/>
          </w:tcPr>
          <w:p w14:paraId="1865BDDA">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400 个样本，每样本含 A/B 双平行，取均值使用</w:t>
            </w:r>
          </w:p>
        </w:tc>
      </w:tr>
    </w:tbl>
    <w:p w14:paraId="32AD1259"/>
    <w:p w14:paraId="756C8B30"/>
    <w:p w14:paraId="4EFD2B5E">
      <w:pPr>
        <w:pStyle w:val="3"/>
        <w:widowControl/>
        <w:numPr>
          <w:ilvl w:val="0"/>
          <w:numId w:val="12"/>
        </w:numPr>
        <w:ind w:left="0" w:leftChars="0" w:firstLine="0" w:firstLineChars="0"/>
        <w:rPr>
          <w:b w:val="0"/>
        </w:rPr>
      </w:pPr>
      <w:r>
        <w:t>样本来源与采集规范</w:t>
      </w:r>
    </w:p>
    <w:p w14:paraId="53F29C5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本研究以海南省两大地理标志柑橘品种——</w:t>
      </w:r>
      <w:r>
        <w:rPr>
          <w:rStyle w:val="17"/>
          <w:rFonts w:ascii="Times New Roman" w:hAnsi="Times New Roman" w:eastAsia="宋体" w:cs="Times New Roman"/>
          <w:color w:val="000000"/>
          <w:sz w:val="24"/>
          <w:szCs w:val="24"/>
        </w:rPr>
        <w:t>澄迈福橙</w:t>
      </w:r>
      <w:r>
        <w:rPr>
          <w:rFonts w:ascii="Times New Roman" w:hAnsi="Times New Roman" w:eastAsia="宋体" w:cs="Times New Roman"/>
          <w:color w:val="000000"/>
          <w:sz w:val="24"/>
          <w:szCs w:val="24"/>
        </w:rPr>
        <w:t>（</w:t>
      </w:r>
      <w:r>
        <w:rPr>
          <w:rStyle w:val="18"/>
          <w:rFonts w:ascii="Times New Roman" w:hAnsi="Times New Roman" w:eastAsia="宋体" w:cs="Times New Roman"/>
          <w:color w:val="000000"/>
          <w:sz w:val="24"/>
          <w:szCs w:val="24"/>
        </w:rPr>
        <w:t>Citrus sinensis</w:t>
      </w:r>
      <w:r>
        <w:rPr>
          <w:rFonts w:ascii="Times New Roman" w:hAnsi="Times New Roman" w:eastAsia="宋体" w:cs="Times New Roman"/>
          <w:color w:val="000000"/>
          <w:sz w:val="24"/>
          <w:szCs w:val="24"/>
        </w:rPr>
        <w:t xml:space="preserve"> cv. Chengmai）与</w:t>
      </w:r>
      <w:r>
        <w:rPr>
          <w:rStyle w:val="17"/>
          <w:rFonts w:ascii="Times New Roman" w:hAnsi="Times New Roman" w:eastAsia="宋体" w:cs="Times New Roman"/>
          <w:color w:val="000000"/>
          <w:sz w:val="24"/>
          <w:szCs w:val="24"/>
        </w:rPr>
        <w:t>琼中绿橙</w:t>
      </w:r>
      <w:r>
        <w:rPr>
          <w:rFonts w:ascii="Times New Roman" w:hAnsi="Times New Roman" w:eastAsia="宋体" w:cs="Times New Roman"/>
          <w:color w:val="000000"/>
          <w:sz w:val="24"/>
          <w:szCs w:val="24"/>
        </w:rPr>
        <w:t>（</w:t>
      </w:r>
      <w:r>
        <w:rPr>
          <w:rStyle w:val="18"/>
          <w:rFonts w:ascii="Times New Roman" w:hAnsi="Times New Roman" w:eastAsia="宋体" w:cs="Times New Roman"/>
          <w:color w:val="000000"/>
          <w:sz w:val="24"/>
          <w:szCs w:val="24"/>
        </w:rPr>
        <w:t>Citrus reticulata</w:t>
      </w:r>
      <w:r>
        <w:rPr>
          <w:rFonts w:ascii="Times New Roman" w:hAnsi="Times New Roman" w:eastAsia="宋体" w:cs="Times New Roman"/>
          <w:color w:val="000000"/>
          <w:sz w:val="24"/>
          <w:szCs w:val="24"/>
        </w:rPr>
        <w:t xml:space="preserve"> cv. Qiongzhong）为研究对象，依托课题组与</w:t>
      </w:r>
      <w:r>
        <w:rPr>
          <w:rStyle w:val="17"/>
          <w:rFonts w:ascii="Times New Roman" w:hAnsi="Times New Roman" w:eastAsia="宋体" w:cs="Times New Roman"/>
          <w:color w:val="000000"/>
          <w:sz w:val="24"/>
          <w:szCs w:val="24"/>
        </w:rPr>
        <w:t>海南省农业科学院</w:t>
      </w:r>
      <w:r>
        <w:rPr>
          <w:rFonts w:ascii="Times New Roman" w:hAnsi="Times New Roman" w:eastAsia="宋体" w:cs="Times New Roman"/>
          <w:color w:val="000000"/>
          <w:sz w:val="24"/>
          <w:szCs w:val="24"/>
        </w:rPr>
        <w:t>的合作关系，于果实成熟采收期赴产地开展系统性样本采集工作。</w:t>
      </w:r>
    </w:p>
    <w:p w14:paraId="512F7D17">
      <w:pPr>
        <w:pStyle w:val="4"/>
        <w:widowControl/>
        <w:numPr>
          <w:ilvl w:val="0"/>
          <w:numId w:val="13"/>
        </w:numPr>
        <w:ind w:left="0" w:leftChars="0" w:firstLine="0" w:firstLineChars="0"/>
        <w:rPr>
          <w:b w:val="0"/>
        </w:rPr>
      </w:pPr>
      <w:r>
        <w:t>样本来源</w:t>
      </w:r>
    </w:p>
    <w:p w14:paraId="2FDD82DE">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澄迈福橙样本采集自海南省澄迈县主产区果园，琼中绿橙样本采集自海南省琼中黎族苗族自治县核心产区。</w:t>
      </w:r>
      <w:del w:id="106" w:author="AI写作助手" w:date="2026-04-08T15:56:43Z" wpsCustomData:desc="将“各自”调整为“对应”，表述更贴合科研文本的精准性；将“良好的”调整为“极强的”，更能凸显样本来源的权威性与代表性。">
        <mc:AlternateContent>
          <mc:Choice Requires="wpsCustomData">
            <wpsCustomData:revDesc>
              <w:p>
                <w:r>
                  <w:t>将“各自”调整为“对应”，表述更贴合科研文本的精准性；将“良好的”调整为“极强的”，更能凸显样本来源的权威性与代表性。</w:t>
                </w:r>
              </w:p>
            </wpsCustomData:revDesc>
          </mc:Choice>
        </mc:AlternateContent>
        <w:r>
          <w:rPr>
            <w:rFonts w:ascii="Times New Roman" w:hAnsi="Times New Roman" w:eastAsia="宋体" w:cs="Times New Roman"/>
            <w:color w:val="000000"/>
            <w:sz w:val="24"/>
            <w:szCs w:val="24"/>
          </w:rPr>
          <w:delText>两个产地均为各自品种的原产地保护区域，品种特征典型，具有良好的代表性。</w:delText>
        </w:r>
      </w:del>
      <w:ins w:id="107" w:author="AI写作助手" w:date="2026-04-08T15:56:43Z" wpsCustomData:desc="将“各自”调整为“对应”，表述更贴合科研文本的精准性；将“良好的”调整为“极强的”，更能凸显样本来源的权威性与代表性。">
        <mc:AlternateContent>
          <mc:Choice Requires="wpsCustomData">
            <wpsCustomData:revDesc>
              <w:p>
                <w:r>
                  <w:t>将“各自”调整为“对应”，表述更贴合科研文本的精准性；将“良好的”调整为“极强的”，更能凸显样本来源的权威性与代表性。</w:t>
                </w:r>
              </w:p>
            </wpsCustomData:revDesc>
          </mc:Choice>
        </mc:AlternateContent>
        <w:r>
          <w:rPr>
            <w:rFonts w:hint="eastAsia" w:cs="Times New Roman"/>
            <w:color w:val="000000"/>
            <w:sz w:val="24"/>
            <w:szCs w:val="24"/>
            <w:lang w:eastAsia="zh-CN"/>
          </w:rPr>
          <w:t>两个产地均为对应品种的原产地保护区域，品种特征典型，具有极强的代表性。</w:t>
        </w:r>
      </w:ins>
      <w:del w:id="108" w:author="AI写作助手" w:date="2026-04-08T15:56:45Z" wpsCustomData:desc="将“选定”调整为“设定”，“确保”改为“保障”，“能够”替换为“可”，“足够”优化为“充足”，使表述更贴合学术文本的严谨性与专业性，增强语言的正式感。">
        <mc:AlternateContent>
          <mc:Choice Requires="wpsCustomData">
            <wpsCustomData:revDesc>
              <w:p>
                <w:r>
                  <w:t>将“选定”调整为“设定”，“确保”改为“保障”，“能够”替换为“可”，“足够”优化为“充足”，使表述更贴合学术文本的严谨性与专业性，增强语言的正式感。</w:t>
                </w:r>
              </w:p>
            </wpsCustomData:revDesc>
          </mc:Choice>
        </mc:AlternateContent>
        <w:r>
          <w:rPr>
            <w:rFonts w:ascii="Times New Roman" w:hAnsi="Times New Roman" w:eastAsia="宋体" w:cs="Times New Roman"/>
            <w:color w:val="000000"/>
            <w:sz w:val="24"/>
            <w:szCs w:val="24"/>
          </w:rPr>
          <w:delText>采集时间统一选定在果实商业成熟期，以确保样本的品质分布具有充分的多样性，能够覆盖从偏生到充分成熟的完整品质区间，为后续模型训练提供足够的标签动态范围。</w:delText>
        </w:r>
      </w:del>
      <w:ins w:id="109" w:author="AI写作助手" w:date="2026-04-08T15:56:45Z" wpsCustomData:desc="将“选定”调整为“设定”，“确保”改为“保障”，“能够”替换为“可”，“足够”优化为“充足”，使表述更贴合学术文本的严谨性与专业性，增强语言的正式感。">
        <mc:AlternateContent>
          <mc:Choice Requires="wpsCustomData">
            <wpsCustomData:revDesc>
              <w:p>
                <w:r>
                  <w:t>将“选定”调整为“设定”，“确保”改为“保障”，“能够”替换为“可”，“足够”优化为“充足”，使表述更贴合学术文本的严谨性与专业性，增强语言的正式感。</w:t>
                </w:r>
              </w:p>
            </wpsCustomData:revDesc>
          </mc:Choice>
        </mc:AlternateContent>
        <w:r>
          <w:rPr>
            <w:rFonts w:hint="eastAsia" w:cs="Times New Roman"/>
            <w:color w:val="000000"/>
            <w:sz w:val="24"/>
            <w:szCs w:val="24"/>
            <w:lang w:eastAsia="zh-CN"/>
          </w:rPr>
          <w:t>采集时间统一设定为果实商业成熟期，以保障样本品质分布具备充分多样性，可覆盖从偏生至充分成熟的完整品质区间，为后续模型训练提供充足的标签动态范围。</w:t>
        </w:r>
      </w:ins>
    </w:p>
    <w:p w14:paraId="13542532">
      <w:pPr>
        <w:pStyle w:val="4"/>
        <w:widowControl/>
        <w:numPr>
          <w:ilvl w:val="0"/>
          <w:numId w:val="13"/>
        </w:numPr>
        <w:ind w:left="0" w:leftChars="0" w:firstLine="0" w:firstLineChars="0"/>
        <w:rPr>
          <w:b w:val="0"/>
        </w:rPr>
      </w:pPr>
      <w:r>
        <w:t>样本采集与筛选规范</w:t>
      </w:r>
    </w:p>
    <w:p w14:paraId="7DCBAEE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del w:id="110" w:author="AI写作助手" w:date="2026-04-08T15:56:46Z" wpsCustomData:desc="增加“严格”一词，强化对抽样原则执行力度的表述；补充“果实”明确个体指向，将“影响”调整为“干扰”，使实验设计的严谨性体现得更充分，表述更精准。">
        <mc:AlternateContent>
          <mc:Choice Requires="wpsCustomData">
            <wpsCustomData:revDesc>
              <w:p>
                <w:r>
                  <w:t>增加“严格”一词，强化对抽样原则执行力度的表述；补充“果实”明确个体指向，将“影响”调整为“干扰”，使实验设计的严谨性体现得更充分，表述更精准。</w:t>
                </w:r>
              </w:p>
            </wpsCustomData:revDesc>
          </mc:Choice>
        </mc:AlternateContent>
        <w:r>
          <w:rPr>
            <w:rFonts w:ascii="Times New Roman" w:hAnsi="Times New Roman" w:eastAsia="宋体" w:cs="Times New Roman"/>
            <w:color w:val="000000"/>
            <w:sz w:val="24"/>
            <w:szCs w:val="24"/>
          </w:rPr>
          <w:delText>样本采集遵循随机抽样原则，在合作方协助下从不同树株、不同冠层位置分批采摘，以降低个体间系统性差异对数据集的影响。</w:delText>
        </w:r>
      </w:del>
      <w:ins w:id="111" w:author="AI写作助手" w:date="2026-04-08T15:56:46Z" wpsCustomData:desc="增加“严格”一词，强化对抽样原则执行力度的表述；补充“果实”明确个体指向，将“影响”调整为“干扰”，使实验设计的严谨性体现得更充分，表述更精准。">
        <mc:AlternateContent>
          <mc:Choice Requires="wpsCustomData">
            <wpsCustomData:revDesc>
              <w:p>
                <w:r>
                  <w:t>增加“严格”一词，强化对抽样原则执行力度的表述；补充“果实”明确个体指向，将“影响”调整为“干扰”，使实验设计的严谨性体现得更充分，表述更精准。</w:t>
                </w:r>
              </w:p>
            </wpsCustomData:revDesc>
          </mc:Choice>
        </mc:AlternateContent>
        <w:r>
          <w:rPr>
            <w:rFonts w:hint="eastAsia" w:cs="Times New Roman"/>
            <w:color w:val="000000"/>
            <w:sz w:val="24"/>
            <w:szCs w:val="24"/>
            <w:lang w:eastAsia="zh-CN"/>
          </w:rPr>
          <w:t>样本采集严格遵循随机抽样原则，在合作方协助下，从不同树株、不同冠层位置分批采摘，以降低果实个体间系统性差异对数据集的干扰。</w:t>
        </w:r>
      </w:ins>
      <w:r>
        <w:rPr>
          <w:rFonts w:ascii="Times New Roman" w:hAnsi="Times New Roman" w:eastAsia="宋体" w:cs="Times New Roman"/>
          <w:color w:val="000000"/>
          <w:sz w:val="24"/>
          <w:szCs w:val="24"/>
        </w:rPr>
        <w:t>采摘后对样本进行初步筛选，剔除存在明显机械损伤、病斑或严重畸形的果实，保留外观完整、形态正常的个体参与后续实验。</w:t>
      </w:r>
    </w:p>
    <w:p w14:paraId="58C91101">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 xml:space="preserve">最终，本研究共获得有效样本 </w:t>
      </w:r>
      <w:r>
        <w:rPr>
          <w:rStyle w:val="17"/>
          <w:rFonts w:ascii="Times New Roman" w:hAnsi="Times New Roman" w:eastAsia="宋体" w:cs="Times New Roman"/>
          <w:color w:val="000000"/>
          <w:sz w:val="24"/>
          <w:szCs w:val="24"/>
        </w:rPr>
        <w:t>400 个</w:t>
      </w:r>
      <w:r>
        <w:rPr>
          <w:rFonts w:ascii="Times New Roman" w:hAnsi="Times New Roman" w:eastAsia="宋体" w:cs="Times New Roman"/>
          <w:color w:val="000000"/>
          <w:sz w:val="24"/>
          <w:szCs w:val="24"/>
        </w:rPr>
        <w:t>，其中澄迈福橙（CM）200 个（编号 CM-1 至 CM-200），琼中绿橙（QZ）200 个（编号 QZ-1 至 QZ-200）。</w:t>
      </w:r>
      <w:del w:id="112" w:author="AI写作助手" w:date="2026-04-08T15:56:48Z" wpsCustomData:desc="将原文中模糊的‘低温条件’明确为具体的温度范围，使样本运输的温度要求更具专业性和可操作性，同时借助参考资料中关于低温对水果保鲜作用的原理，进一步强化了该操作能减少样本品质变化的合理性，提升了内容的可信度。参考来源：新鲜水果存放温度控制在多少度-养生保健-博禾医生。">
        <mc:AlternateContent>
          <mc:Choice Requires="wpsCustomData">
            <wpsCustomData:revDesc>
              <w:p>
                <w:r>
                  <w:t>将原文中模糊的‘低温条件’明确为具体的温度范围，使样本运输的温度要求更具专业性和可操作性，同时借助参考资料中关于低温对水果保鲜作用的原理，进一步强化了该操作能减少样本品质变化的合理性，提升了内容的可信度。</w:t>
                </w:r>
                <w:r>
                  <w:t>参考来源：</w:t>
                </w:r>
                <w:hyperlink r:id="rId13">
                  <w:r>
                    <w:t>新鲜水果存放温度控制在多少度-养生保健-博禾医生</w:t>
                  </w:r>
                </w:hyperlink>
                <w:r>
                  <w:t>。</w:t>
                </w:r>
              </w:p>
            </wpsCustomData:revDesc>
          </mc:Choice>
        </mc:AlternateContent>
        <w:r>
          <w:rPr>
            <w:rFonts w:ascii="Times New Roman" w:hAnsi="Times New Roman" w:eastAsia="宋体" w:cs="Times New Roman"/>
            <w:color w:val="000000"/>
            <w:sz w:val="24"/>
            <w:szCs w:val="24"/>
          </w:rPr>
          <w:delText>所有样本在采集完成后统一编号、装箱，于低温条件下运输至实验室，并在 24 小时内完成光谱采集与化学指标检测，以最大程度减少样本在储存过程中的品质变化。</w:delText>
        </w:r>
      </w:del>
      <w:ins w:id="113" w:author="AI写作助手" w:date="2026-04-08T15:56:48Z" wpsCustomData:desc="将原文中模糊的‘低温条件’明确为具体的温度范围，使样本运输的温度要求更具专业性和可操作性，同时借助参考资料中关于低温对水果保鲜作用的原理，进一步强化了该操作能减少样本品质变化的合理性，提升了内容的可信度。参考来源：新鲜水果存放温度控制在多少度-养生保健-博禾医生。">
        <mc:AlternateContent>
          <mc:Choice Requires="wpsCustomData">
            <wpsCustomData:revDesc>
              <w:p>
                <w:r>
                  <w:t>将原文中模糊的‘低温条件’明确为具体的温度范围，使样本运输的温度要求更具专业性和可操作性，同时借助参考资料中关于低温对水果保鲜作用的原理，进一步强化了该操作能减少样本品质变化的合理性，提升了内容的可信度。</w:t>
                </w:r>
                <w:r>
                  <w:t>参考来源：</w:t>
                </w:r>
                <w:hyperlink r:id="rId13">
                  <w:r>
                    <w:t>新鲜水果存放温度控制在多少度-养生保健-博禾医生</w:t>
                  </w:r>
                </w:hyperlink>
                <w:r>
                  <w:t>。</w:t>
                </w:r>
              </w:p>
            </wpsCustomData:revDesc>
          </mc:Choice>
        </mc:AlternateContent>
        <w:r>
          <w:rPr>
            <w:rFonts w:hint="eastAsia" w:cs="Times New Roman"/>
            <w:color w:val="000000"/>
            <w:sz w:val="24"/>
            <w:szCs w:val="24"/>
            <w:lang w:eastAsia="zh-CN"/>
          </w:rPr>
          <w:t>所有样本在采集完成后统一编号、装箱，于0-10℃的低温条件下运输至实验室，并在 24 小时内完成光谱采集与化学指标检测，以最大程度减少样本在储存过程中的品质变化。</w:t>
        </w:r>
      </w:ins>
    </w:p>
    <w:p w14:paraId="3A638B5B">
      <w:pPr>
        <w:pStyle w:val="4"/>
        <w:widowControl/>
        <w:numPr>
          <w:ilvl w:val="0"/>
          <w:numId w:val="13"/>
        </w:numPr>
        <w:ind w:left="0" w:leftChars="0" w:firstLine="0" w:firstLineChars="0"/>
        <w:rPr>
          <w:b w:val="0"/>
        </w:rPr>
      </w:pPr>
      <w:r>
        <w:t>实验室样本处理流程</w:t>
      </w:r>
    </w:p>
    <w:p w14:paraId="3501EB1D">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样本抵达实验室后，按编号逐一进行标准化处理。光谱采集在前，化学检测在后，两项操作均针对同一果实个体进行，确保光谱数据与化学标签的严格对应关系。光谱采集完成后，将果实切开取汁，分别用于滴定法宏观指标检测（糖度、酸度、糖酸比、VC 含量）以及液质联用（LC-MS）精细成分分析（糖组分、有机酸、氨基酸共 36 项）。</w:t>
      </w:r>
      <w:del w:id="114" w:author="AI写作助手" w:date="2026-04-08T15:56:49Z" wpsCustomData:desc="调整语序后，语句逻辑更顺畅，“为每个样本设置”的表述更具目的性，“取”“以此”的使用让表述更贴合学术文本的规范表达习惯，增强了语句的严谨性。">
        <mc:AlternateContent>
          <mc:Choice Requires="wpsCustomData">
            <wpsCustomData:revDesc>
              <w:p>
                <w:r>
                  <w:t>调整语序后，语句逻辑更顺畅，“为每个样本设置”的表述更具目的性，“取”“以此”的使用让表述更贴合学术文本的规范表达习惯，增强了语句的严谨性。</w:t>
                </w:r>
              </w:p>
            </wpsCustomData:revDesc>
          </mc:Choice>
        </mc:AlternateContent>
        <w:r>
          <w:rPr>
            <w:rFonts w:ascii="Times New Roman" w:hAnsi="Times New Roman" w:eastAsia="宋体" w:cs="Times New Roman"/>
            <w:color w:val="000000"/>
            <w:sz w:val="24"/>
            <w:szCs w:val="24"/>
          </w:rPr>
          <w:delText>液质检测中每个样本设置 A、B 两个平行样，以两次测定均值作为最终化学标签值，以提高标签的准确性与稳定性。</w:delText>
        </w:r>
      </w:del>
      <w:ins w:id="115" w:author="AI写作助手" w:date="2026-04-08T15:56:49Z" wpsCustomData:desc="调整语序后，语句逻辑更顺畅，“为每个样本设置”的表述更具目的性，“取”“以此”的使用让表述更贴合学术文本的规范表达习惯，增强了语句的严谨性。">
        <mc:AlternateContent>
          <mc:Choice Requires="wpsCustomData">
            <wpsCustomData:revDesc>
              <w:p>
                <w:r>
                  <w:t>调整语序后，语句逻辑更顺畅，“为每个样本设置”的表述更具目的性，“取”“以此”的使用让表述更贴合学术文本的规范表达习惯，增强了语句的严谨性。</w:t>
                </w:r>
              </w:p>
            </wpsCustomData:revDesc>
          </mc:Choice>
        </mc:AlternateContent>
        <w:r>
          <w:rPr>
            <w:rFonts w:hint="eastAsia" w:cs="Times New Roman"/>
            <w:color w:val="000000"/>
            <w:sz w:val="24"/>
            <w:szCs w:val="24"/>
            <w:lang w:eastAsia="zh-CN"/>
          </w:rPr>
          <w:t>液质检测时，为每个样本设置A、B两个平行样，取两次测定的均值作为最终化学标签值，以此提升标签的准确性与稳定性。</w:t>
        </w:r>
      </w:ins>
    </w:p>
    <w:p w14:paraId="28B44CC0">
      <w:pPr>
        <w:pStyle w:val="3"/>
        <w:widowControl/>
        <w:numPr>
          <w:ilvl w:val="0"/>
          <w:numId w:val="12"/>
        </w:numPr>
        <w:ind w:left="0" w:leftChars="0" w:firstLine="0" w:firstLineChars="0"/>
        <w:rPr>
          <w:b w:val="0"/>
        </w:rPr>
      </w:pPr>
      <w:r>
        <w:t>多仪器光谱采集方案</w:t>
      </w:r>
    </w:p>
    <w:p w14:paraId="75D282C1">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为</w:t>
      </w:r>
      <w:del w:id="116"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Fonts w:ascii="Times New Roman" w:hAnsi="Times New Roman" w:eastAsia="宋体" w:cs="Times New Roman"/>
            <w:color w:val="000000"/>
            <w:sz w:val="24"/>
            <w:szCs w:val="24"/>
          </w:rPr>
          <w:delText>从不同波段维度全面表征柑橘果实的内部品质信息，本研究构建了三仪器协同采集方案，分别使用</w:delText>
        </w:r>
      </w:del>
      <w:del w:id="117"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Style w:val="17"/>
            <w:rFonts w:ascii="Times New Roman" w:hAnsi="Times New Roman" w:eastAsia="宋体" w:cs="Times New Roman"/>
            <w:color w:val="000000"/>
            <w:sz w:val="24"/>
            <w:szCs w:val="24"/>
          </w:rPr>
          <w:delText>HSI高光谱成像仪</w:delText>
        </w:r>
      </w:del>
      <w:del w:id="118"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Fonts w:ascii="Times New Roman" w:hAnsi="Times New Roman" w:eastAsia="宋体" w:cs="Times New Roman"/>
            <w:color w:val="000000"/>
            <w:sz w:val="24"/>
            <w:szCs w:val="24"/>
          </w:rPr>
          <w:delText>、</w:delText>
        </w:r>
      </w:del>
      <w:del w:id="119"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Style w:val="17"/>
            <w:rFonts w:ascii="Times New Roman" w:hAnsi="Times New Roman" w:eastAsia="宋体" w:cs="Times New Roman"/>
            <w:color w:val="000000"/>
            <w:sz w:val="24"/>
            <w:szCs w:val="24"/>
          </w:rPr>
          <w:delText>R210近红外光谱仪</w:delText>
        </w:r>
      </w:del>
      <w:del w:id="120"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Fonts w:ascii="Times New Roman" w:hAnsi="Times New Roman" w:eastAsia="宋体" w:cs="Times New Roman"/>
            <w:color w:val="000000"/>
            <w:sz w:val="24"/>
            <w:szCs w:val="24"/>
          </w:rPr>
          <w:delText>与</w:delText>
        </w:r>
      </w:del>
      <w:del w:id="121"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Style w:val="17"/>
            <w:rFonts w:ascii="Times New Roman" w:hAnsi="Times New Roman" w:eastAsia="宋体" w:cs="Times New Roman"/>
            <w:color w:val="000000"/>
            <w:sz w:val="24"/>
            <w:szCs w:val="24"/>
          </w:rPr>
          <w:delText>S960紫外-近红外光谱仪</w:delText>
        </w:r>
      </w:del>
      <w:del w:id="122"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Fonts w:ascii="Times New Roman" w:hAnsi="Times New Roman" w:eastAsia="宋体" w:cs="Times New Roman"/>
            <w:color w:val="000000"/>
            <w:sz w:val="24"/>
            <w:szCs w:val="24"/>
          </w:rPr>
          <w:delText>对同一批样本进行光谱采集，实现从紫外至短波近红外（189 ~ 1701 nm）的超宽谱段全覆盖。三套仪器在波段范围、空间分辨率与信噪比特性上各有侧重，形成互补，为后续多源数据融合建模提供了坚实的数据基础。</w:delText>
        </w:r>
      </w:del>
      <w:ins w:id="123" w:author="AI写作助手" w:date="2026-04-08T15:56:51Z" wpsCustomData:desc="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参考来源：成像光谱技术简介 .pdf_淘豆网 ，近红外光谱仪器的主要性能指标有哪些?-北京爱万提斯科技有限公司--Avantes。">
        <mc:AlternateContent>
          <mc:Choice Requires="wpsCustomData">
            <wpsCustomData:revDesc>
              <w:p>
                <w:r>
                  <w:t>通过补充参考资料中关于HSI高光谱成像仪的波段数量、光谱分辨率，以及近红外光谱仪短波区域的特性，让原文中仪器各有侧重的表述更具体、专业，增强了研究方案的科学性与可信度，使读者更清晰地理解三套仪器协同采集的优势。</w:t>
                </w:r>
                <w:r>
                  <w:t>参考来源：</w:t>
                </w:r>
                <w:hyperlink r:id="rId14">
                  <w:r>
                    <w:t>成像光谱技术简介 .pdf_淘豆网</w:t>
                  </w:r>
                </w:hyperlink>
                <w:r>
                  <w:t> ，</w:t>
                </w:r>
                <w:hyperlink r:id="rId15">
                  <w:r>
                    <w:t>近红外光谱仪器的主要性能指标有哪些?-北京爱万提斯科技有限公司--Avantes</w:t>
                  </w:r>
                </w:hyperlink>
                <w:r>
                  <w:t>。</w:t>
                </w:r>
              </w:p>
            </wpsCustomData:revDesc>
          </mc:Choice>
        </mc:AlternateContent>
        <w:r>
          <w:rPr>
            <w:rFonts w:hint="eastAsia" w:cs="Times New Roman"/>
            <w:color w:val="000000"/>
            <w:sz w:val="24"/>
            <w:szCs w:val="24"/>
            <w:lang w:eastAsia="zh-CN"/>
          </w:rPr>
          <w:t>从不同波段维度全面表征柑橘果实的内部品质信息，本研究构建了三仪器协同采集方案，分别使用HSI高光谱成像仪、R210近红外光谱仪与S960紫外-近红外光谱仪对同一批样本进行光谱采集，实现从紫外至短波近红外（189 ~ 1701 nm）的超宽谱段全覆盖。其中HSI高光谱成像仪可获得目标物100~200个波段，光谱分辨率在10nm左右，擅长从光谱维度区分样本特性；R210近红外光谱仪属于近红外光谱仪器，其工作的短波近红外区域光透射性强，适用于常规品质分析；三套仪器在波段范围、空间分辨率与信噪比特性上各有侧重，形成互补，为后续多源数据融合建模提供了坚实的数据基础。</w:t>
        </w:r>
      </w:ins>
    </w:p>
    <w:p w14:paraId="4B3CA43D">
      <w:pPr>
        <w:pStyle w:val="4"/>
        <w:widowControl/>
        <w:numPr>
          <w:ilvl w:val="0"/>
          <w:numId w:val="14"/>
        </w:numPr>
        <w:ind w:left="0" w:leftChars="0" w:firstLine="0" w:firstLineChars="0"/>
        <w:rPr>
          <w:b w:val="0"/>
        </w:rPr>
      </w:pPr>
      <w:r>
        <w:t>HSI 高光谱成像仪</w:t>
      </w:r>
    </w:p>
    <w:p w14:paraId="5B02464A">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 xml:space="preserve">HSI高光谱成像仪采集波段范围为 </w:t>
      </w:r>
      <w:r>
        <w:rPr>
          <w:rStyle w:val="17"/>
          <w:rFonts w:ascii="Times New Roman" w:hAnsi="Times New Roman" w:eastAsia="宋体" w:cs="Times New Roman"/>
          <w:color w:val="000000"/>
          <w:sz w:val="24"/>
          <w:szCs w:val="24"/>
        </w:rPr>
        <w:t>389.04 ~ 1030.58 nm</w:t>
      </w:r>
      <w:r>
        <w:rPr>
          <w:rFonts w:ascii="Times New Roman" w:hAnsi="Times New Roman" w:eastAsia="宋体" w:cs="Times New Roman"/>
          <w:color w:val="000000"/>
          <w:sz w:val="24"/>
          <w:szCs w:val="24"/>
        </w:rPr>
        <w:t xml:space="preserve">，共约 </w:t>
      </w:r>
      <w:r>
        <w:rPr>
          <w:rStyle w:val="17"/>
          <w:rFonts w:ascii="Times New Roman" w:hAnsi="Times New Roman" w:eastAsia="宋体" w:cs="Times New Roman"/>
          <w:color w:val="000000"/>
          <w:sz w:val="24"/>
          <w:szCs w:val="24"/>
        </w:rPr>
        <w:t>300 个连续光谱波段</w:t>
      </w:r>
      <w:r>
        <w:rPr>
          <w:rFonts w:ascii="Times New Roman" w:hAnsi="Times New Roman" w:eastAsia="宋体" w:cs="Times New Roman"/>
          <w:color w:val="000000"/>
          <w:sz w:val="24"/>
          <w:szCs w:val="24"/>
        </w:rPr>
        <w:t>，覆盖可见光至近红外过渡区域。</w:t>
      </w:r>
      <w:del w:id="124" w:author="AI写作助手" w:date="2026-04-08T15:56:52Z" wpsCustomData:desc="将“以逐行推扫方式”改为“采用逐行推扫方式”，“取均值”改为“取其均值”，增加指代性，让表述更严谨；将“以消除”改为“从而消除”，逻辑衔接更自然；将“影响”改为“干扰”，更贴合实验语境中对不利因素的专业表述，进一步提升了内容的科学性与精准性。">
        <mc:AlternateContent>
          <mc:Choice Requires="wpsCustomData">
            <wpsCustomData:revDesc>
              <w:p>
                <w:r>
                  <w:t>将“以逐行推扫方式”改为“采用逐行推扫方式”，“取均值”改为“取其均值”，增加指代性，让表述更严谨；将“以消除”改为“从而消除”，逻辑衔接更自然；将“影响”改为“干扰”，更贴合实验语境中对不利因素的专业表述，进一步提升了内容的科学性与精准性。</w:t>
                </w:r>
              </w:p>
            </wpsCustomData:revDesc>
          </mc:Choice>
        </mc:AlternateContent>
        <w:r>
          <w:rPr>
            <w:rFonts w:ascii="Times New Roman" w:hAnsi="Times New Roman" w:eastAsia="宋体" w:cs="Times New Roman"/>
            <w:color w:val="000000"/>
            <w:sz w:val="24"/>
            <w:szCs w:val="24"/>
          </w:rPr>
          <w:delText>该仪器以逐行推扫方式对果实表面成像，每个样本采集完成后提取果实赤道截面感兴趣区域（ROI）内所有像素点的光谱，取均值作为该样本的代表性光谱向量，以消除果实表面局部不均匀性对采集结果的影响。</w:delText>
        </w:r>
      </w:del>
      <w:ins w:id="125" w:author="AI写作助手" w:date="2026-04-08T15:56:52Z" wpsCustomData:desc="将“以逐行推扫方式”改为“采用逐行推扫方式”，“取均值”改为“取其均值”，增加指代性，让表述更严谨；将“以消除”改为“从而消除”，逻辑衔接更自然；将“影响”改为“干扰”，更贴合实验语境中对不利因素的专业表述，进一步提升了内容的科学性与精准性。">
        <mc:AlternateContent>
          <mc:Choice Requires="wpsCustomData">
            <wpsCustomData:revDesc>
              <w:p>
                <w:r>
                  <w:t>将“以逐行推扫方式”改为“采用逐行推扫方式”，“取均值”改为“取其均值”，增加指代性，让表述更严谨；将“以消除”改为“从而消除”，逻辑衔接更自然；将“影响”改为“干扰”，更贴合实验语境中对不利因素的专业表述，进一步提升了内容的科学性与精准性。</w:t>
                </w:r>
              </w:p>
            </wpsCustomData:revDesc>
          </mc:Choice>
        </mc:AlternateContent>
        <w:r>
          <w:rPr>
            <w:rFonts w:hint="eastAsia" w:cs="Times New Roman"/>
            <w:color w:val="000000"/>
            <w:sz w:val="24"/>
            <w:szCs w:val="24"/>
            <w:lang w:eastAsia="zh-CN"/>
          </w:rPr>
          <w:t>该仪器采用逐行推扫方式对果实表面成像，每个样本采集完成后，提取果实赤道截面感兴趣区域（ROI）内所有像素点的光谱，取其均值作为该样本的代表性光谱向量，从而消除果实表面局部不均匀性对采集结果的干扰。</w:t>
        </w:r>
      </w:ins>
      <w:r>
        <w:rPr>
          <w:rFonts w:ascii="Times New Roman" w:hAnsi="Times New Roman" w:eastAsia="宋体" w:cs="Times New Roman"/>
          <w:color w:val="000000"/>
          <w:sz w:val="24"/>
          <w:szCs w:val="24"/>
        </w:rPr>
        <w:t>采集环境采用标准卤素光源照明，</w:t>
      </w:r>
      <w:del w:id="126" w:author="AI写作助手" w:date="2026-04-08T15:56:54Z" wpsCustomData:desc="将“以”调整为“采用”，更符合科研文本的专业表述习惯，使操作描述更精准规范。">
        <mc:AlternateContent>
          <mc:Choice Requires="wpsCustomData">
            <wpsCustomData:revDesc>
              <w:p>
                <w:r>
                  <w:t>将“以”调整为“采用”，更符合科研文本的专业表述习惯，使操作描述更精准规范。</w:t>
                </w:r>
              </w:p>
            </wpsCustomData:revDesc>
          </mc:Choice>
        </mc:AlternateContent>
        <w:r>
          <w:rPr>
            <w:rFonts w:ascii="Times New Roman" w:hAnsi="Times New Roman" w:eastAsia="宋体" w:cs="Times New Roman"/>
            <w:color w:val="000000"/>
            <w:sz w:val="24"/>
            <w:szCs w:val="24"/>
          </w:rPr>
          <w:delText>采集前以标准白板与黑板完成反射率校正</w:delText>
        </w:r>
      </w:del>
      <w:ins w:id="127" w:author="AI写作助手" w:date="2026-04-08T15:56:54Z" wpsCustomData:desc="将“以”调整为“采用”，更符合科研文本的专业表述习惯，使操作描述更精准规范。">
        <mc:AlternateContent>
          <mc:Choice Requires="wpsCustomData">
            <wpsCustomData:revDesc>
              <w:p>
                <w:r>
                  <w:t>将“以”调整为“采用”，更符合科研文本的专业表述习惯，使操作描述更精准规范。</w:t>
                </w:r>
              </w:p>
            </wpsCustomData:revDesc>
          </mc:Choice>
        </mc:AlternateContent>
        <w:r>
          <w:rPr>
            <w:rFonts w:hint="eastAsia" w:cs="Times New Roman"/>
            <w:color w:val="000000"/>
            <w:sz w:val="24"/>
            <w:szCs w:val="24"/>
            <w:lang w:eastAsia="zh-CN"/>
          </w:rPr>
          <w:t>采集前采用标准白板与黑板完成反射率校正</w:t>
        </w:r>
      </w:ins>
      <w:r>
        <w:rPr>
          <w:rFonts w:ascii="Times New Roman" w:hAnsi="Times New Roman" w:eastAsia="宋体" w:cs="Times New Roman"/>
          <w:color w:val="000000"/>
          <w:sz w:val="24"/>
          <w:szCs w:val="24"/>
        </w:rPr>
        <w:t>，确保各样本间光谱数据的可比性。</w:t>
      </w:r>
      <w:del w:id="128" w:author="AI写作助手" w:date="2026-04-08T15:56:55Z" wpsCustomData:desc="调整语句语序，先说明全量采集，再阐述样本剔除情况与最终有效数据量，逻辑更顺畅，表述更紧凑严谨。">
        <mc:AlternateContent>
          <mc:Choice Requires="wpsCustomData">
            <wpsCustomData:revDesc>
              <w:p>
                <w:r>
                  <w:t>调整语句语序，先说明全量采集，再阐述样本剔除情况与最终有效数据量，逻辑更顺畅，表述更紧凑严谨。</w:t>
                </w:r>
              </w:p>
            </wpsCustomData:revDesc>
          </mc:Choice>
        </mc:AlternateContent>
        <w:r>
          <w:rPr>
            <w:rFonts w:ascii="Times New Roman" w:hAnsi="Times New Roman" w:eastAsia="宋体" w:cs="Times New Roman"/>
            <w:color w:val="000000"/>
            <w:sz w:val="24"/>
            <w:szCs w:val="24"/>
          </w:rPr>
          <w:delText xml:space="preserve">CM与QZ两个产地样本均完成全量采集，共获得有效高光谱数据 </w:delText>
        </w:r>
      </w:del>
      <w:del w:id="129" w:author="AI写作助手" w:date="2026-04-08T15:56:55Z" wpsCustomData:desc="调整语句语序，先说明全量采集，再阐述样本剔除情况与最终有效数据量，逻辑更顺畅，表述更紧凑严谨。">
        <mc:AlternateContent>
          <mc:Choice Requires="wpsCustomData">
            <wpsCustomData:revDesc>
              <w:p>
                <w:r>
                  <w:t>调整语句语序，先说明全量采集，再阐述样本剔除情况与最终有效数据量，逻辑更顺畅，表述更紧凑严谨。</w:t>
                </w:r>
              </w:p>
            </wpsCustomData:revDesc>
          </mc:Choice>
        </mc:AlternateContent>
        <w:r>
          <w:rPr>
            <w:rStyle w:val="17"/>
            <w:rFonts w:ascii="Times New Roman" w:hAnsi="Times New Roman" w:eastAsia="宋体" w:cs="Times New Roman"/>
            <w:color w:val="000000"/>
            <w:sz w:val="24"/>
            <w:szCs w:val="24"/>
          </w:rPr>
          <w:delText>399 条</w:delText>
        </w:r>
      </w:del>
      <w:del w:id="130" w:author="AI写作助手" w:date="2026-04-08T15:56:55Z" wpsCustomData:desc="调整语句语序，先说明全量采集，再阐述样本剔除情况与最终有效数据量，逻辑更顺畅，表述更紧凑严谨。">
        <mc:AlternateContent>
          <mc:Choice Requires="wpsCustomData">
            <wpsCustomData:revDesc>
              <w:p>
                <w:r>
                  <w:t>调整语句语序，先说明全量采集，再阐述样本剔除情况与最终有效数据量，逻辑更顺畅，表述更紧凑严谨。</w:t>
                </w:r>
              </w:p>
            </wpsCustomData:revDesc>
          </mc:Choice>
        </mc:AlternateContent>
        <w:r>
          <w:rPr>
            <w:rFonts w:ascii="Times New Roman" w:hAnsi="Times New Roman" w:eastAsia="宋体" w:cs="Times New Roman"/>
            <w:color w:val="000000"/>
            <w:sz w:val="24"/>
            <w:szCs w:val="24"/>
          </w:rPr>
          <w:delText>（其中 1 个样本因采集过程中存在明显异常，经核查后予以剔除）。</w:delText>
        </w:r>
      </w:del>
      <w:ins w:id="131" w:author="AI写作助手" w:date="2026-04-08T15:56:55Z" wpsCustomData:desc="调整语句语序，先说明全量采集，再阐述样本剔除情况与最终有效数据量，逻辑更顺畅，表述更紧凑严谨。">
        <mc:AlternateContent>
          <mc:Choice Requires="wpsCustomData">
            <wpsCustomData:revDesc>
              <w:p>
                <w:r>
                  <w:t>调整语句语序，先说明全量采集，再阐述样本剔除情况与最终有效数据量，逻辑更顺畅，表述更紧凑严谨。</w:t>
                </w:r>
              </w:p>
            </wpsCustomData:revDesc>
          </mc:Choice>
        </mc:AlternateContent>
        <w:r>
          <w:rPr>
            <w:rFonts w:hint="eastAsia" w:cs="Times New Roman"/>
            <w:color w:val="000000"/>
            <w:sz w:val="24"/>
            <w:szCs w:val="24"/>
            <w:lang w:eastAsia="zh-CN"/>
          </w:rPr>
          <w:t>CM与QZ两个产地的样本均完成全量采集，经核查剔除1个采集过程存在明显异常的样本后，共获得有效高光谱数据399条。</w:t>
        </w:r>
      </w:ins>
    </w:p>
    <w:p w14:paraId="0F5A18FE">
      <w:pPr>
        <w:pStyle w:val="4"/>
        <w:widowControl/>
        <w:numPr>
          <w:ilvl w:val="0"/>
          <w:numId w:val="14"/>
        </w:numPr>
        <w:ind w:left="0" w:leftChars="0" w:firstLine="0" w:firstLineChars="0"/>
        <w:rPr>
          <w:b w:val="0"/>
        </w:rPr>
      </w:pPr>
      <w:r>
        <w:t>R210 近红外光谱仪</w:t>
      </w:r>
    </w:p>
    <w:p w14:paraId="299291CF">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R210近红外光谱仪采集波段范围为 </w:t>
      </w:r>
      <w:r>
        <w:rPr>
          <w:rStyle w:val="17"/>
          <w:rFonts w:ascii="Times New Roman" w:hAnsi="Times New Roman" w:eastAsia="宋体" w:cs="Times New Roman"/>
          <w:color w:val="000000"/>
          <w:sz w:val="24"/>
          <w:szCs w:val="24"/>
        </w:rPr>
        <w:t>901.74 ~ 1701.25 nm</w:t>
      </w:r>
      <w:r>
        <w:rPr>
          <w:rFonts w:ascii="Times New Roman" w:hAnsi="Times New Roman" w:eastAsia="宋体" w:cs="Times New Roman"/>
          <w:color w:val="000000"/>
          <w:sz w:val="24"/>
          <w:szCs w:val="24"/>
        </w:rPr>
        <w:t xml:space="preserve">，共 </w:t>
      </w:r>
      <w:r>
        <w:rPr>
          <w:rStyle w:val="17"/>
          <w:rFonts w:ascii="Times New Roman" w:hAnsi="Times New Roman" w:eastAsia="宋体" w:cs="Times New Roman"/>
          <w:color w:val="000000"/>
          <w:sz w:val="24"/>
          <w:szCs w:val="24"/>
        </w:rPr>
        <w:t>228 个光谱波段</w:t>
      </w:r>
      <w:r>
        <w:rPr>
          <w:rFonts w:ascii="Times New Roman" w:hAnsi="Times New Roman" w:eastAsia="宋体" w:cs="Times New Roman"/>
          <w:color w:val="000000"/>
          <w:sz w:val="24"/>
          <w:szCs w:val="24"/>
        </w:rPr>
        <w:t>，重点覆盖近红外区域中与有机分子 C—H、O—H、N—H 等基团倍频和合频吸收密切相关的谱段，对糖度、酸度等主要品质指标具有较强的响应能力。</w:t>
      </w:r>
      <w:del w:id="132" w:author="AI写作助手" w:date="2026-04-08T15:56:57Z" wpsCustomData:desc="将“以”改为“采用”，“进行”改为“开展”，使操作描述的专业感更强，表述更贴合科研文本的语体要求。">
        <mc:AlternateContent>
          <mc:Choice Requires="wpsCustomData">
            <wpsCustomData:revDesc>
              <w:p>
                <w:r>
                  <w:t>将“以”改为“采用”，“进行”改为“开展”，使操作描述的专业感更强，表述更贴合科研文本的语体要求。</w:t>
                </w:r>
              </w:p>
            </wpsCustomData:revDesc>
          </mc:Choice>
        </mc:AlternateContent>
        <w:r>
          <w:rPr>
            <w:rFonts w:ascii="Times New Roman" w:hAnsi="Times New Roman" w:eastAsia="宋体" w:cs="Times New Roman"/>
            <w:color w:val="000000"/>
            <w:sz w:val="24"/>
            <w:szCs w:val="24"/>
          </w:rPr>
          <w:delText>采集时将仪器探头紧贴果实赤道部位表皮，以漫反射模式进行接触式测量</w:delText>
        </w:r>
      </w:del>
      <w:ins w:id="133" w:author="AI写作助手" w:date="2026-04-08T15:56:57Z" wpsCustomData:desc="将“以”改为“采用”，“进行”改为“开展”，使操作描述的专业感更强，表述更贴合科研文本的语体要求。">
        <mc:AlternateContent>
          <mc:Choice Requires="wpsCustomData">
            <wpsCustomData:revDesc>
              <w:p>
                <w:r>
                  <w:t>将“以”改为“采用”，“进行”改为“开展”，使操作描述的专业感更强，表述更贴合科研文本的语体要求。</w:t>
                </w:r>
              </w:p>
            </wpsCustomData:revDesc>
          </mc:Choice>
        </mc:AlternateContent>
        <w:r>
          <w:rPr>
            <w:rFonts w:hint="eastAsia" w:cs="Times New Roman"/>
            <w:color w:val="000000"/>
            <w:sz w:val="24"/>
            <w:szCs w:val="24"/>
            <w:lang w:eastAsia="zh-CN"/>
          </w:rPr>
          <w:t>采集时将仪器探头紧贴果实赤道部位表皮，采用漫反射模式开展接触式测量</w:t>
        </w:r>
      </w:ins>
      <w:r>
        <w:rPr>
          <w:rFonts w:ascii="Times New Roman" w:hAnsi="Times New Roman" w:eastAsia="宋体" w:cs="Times New Roman"/>
          <w:color w:val="000000"/>
          <w:sz w:val="24"/>
          <w:szCs w:val="24"/>
        </w:rPr>
        <w:t xml:space="preserve">，每个样本在赤道不同方位重复采集多次后取均值，以降低果皮厚度不均及局部组织差异带来的测量误差。CM与QZ两个产地样本均完成全量采集，共获得有效光谱数据 </w:t>
      </w:r>
      <w:r>
        <w:rPr>
          <w:rStyle w:val="17"/>
          <w:rFonts w:ascii="Times New Roman" w:hAnsi="Times New Roman" w:eastAsia="宋体" w:cs="Times New Roman"/>
          <w:color w:val="000000"/>
          <w:sz w:val="24"/>
          <w:szCs w:val="24"/>
        </w:rPr>
        <w:t>400 条</w:t>
      </w:r>
      <w:r>
        <w:rPr>
          <w:rFonts w:ascii="Times New Roman" w:hAnsi="Times New Roman" w:eastAsia="宋体" w:cs="Times New Roman"/>
          <w:color w:val="000000"/>
          <w:sz w:val="24"/>
          <w:szCs w:val="24"/>
        </w:rPr>
        <w:t>。</w:t>
      </w:r>
    </w:p>
    <w:p w14:paraId="6FBE5C1D">
      <w:pPr>
        <w:pStyle w:val="4"/>
        <w:widowControl/>
        <w:numPr>
          <w:ilvl w:val="0"/>
          <w:numId w:val="14"/>
        </w:numPr>
        <w:ind w:left="0" w:leftChars="0" w:firstLine="0" w:firstLineChars="0"/>
        <w:rPr>
          <w:b w:val="0"/>
        </w:rPr>
      </w:pPr>
      <w:r>
        <w:t>S960 紫外-近红外光谱仪</w:t>
      </w:r>
    </w:p>
    <w:p w14:paraId="12406F7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S960紫外-近红外光谱仪采集波段范围为 </w:t>
      </w:r>
      <w:r>
        <w:rPr>
          <w:rStyle w:val="17"/>
          <w:rFonts w:ascii="Times New Roman" w:hAnsi="Times New Roman" w:eastAsia="宋体" w:cs="Times New Roman"/>
          <w:color w:val="000000"/>
          <w:sz w:val="24"/>
          <w:szCs w:val="24"/>
        </w:rPr>
        <w:t>189.32 ~ 1099.97 nm</w:t>
      </w:r>
      <w:r>
        <w:rPr>
          <w:rFonts w:ascii="Times New Roman" w:hAnsi="Times New Roman" w:eastAsia="宋体" w:cs="Times New Roman"/>
          <w:color w:val="000000"/>
          <w:sz w:val="24"/>
          <w:szCs w:val="24"/>
        </w:rPr>
        <w:t xml:space="preserve">，共约 </w:t>
      </w:r>
      <w:r>
        <w:rPr>
          <w:rStyle w:val="17"/>
          <w:rFonts w:ascii="Times New Roman" w:hAnsi="Times New Roman" w:eastAsia="宋体" w:cs="Times New Roman"/>
          <w:color w:val="000000"/>
          <w:sz w:val="24"/>
          <w:szCs w:val="24"/>
        </w:rPr>
        <w:t>1365 个光谱波段</w:t>
      </w:r>
      <w:r>
        <w:rPr>
          <w:rFonts w:ascii="Times New Roman" w:hAnsi="Times New Roman" w:eastAsia="宋体" w:cs="Times New Roman"/>
          <w:color w:val="000000"/>
          <w:sz w:val="24"/>
          <w:szCs w:val="24"/>
        </w:rPr>
        <w:t>，</w:t>
      </w:r>
      <w:del w:id="134" w:author="AI写作助手" w:date="2026-04-08T15:56:58Z" wpsCustomData:desc="将“最深”调整为“范围最广”，与“波段延伸”的表述更适配，术语使用更精准，符合光谱仪器波段特性的专业描述逻辑。">
        <mc:AlternateContent>
          <mc:Choice Requires="wpsCustomData">
            <wpsCustomData:revDesc>
              <w:p>
                <w:r>
                  <w:t>将“最深”调整为“范围最广”，与“波段延伸”的表述更适配，术语使用更精准，符合光谱仪器波段特性的专业描述逻辑。</w:t>
                </w:r>
              </w:p>
            </wpsCustomData:revDesc>
          </mc:Choice>
        </mc:AlternateContent>
        <w:r>
          <w:rPr>
            <w:rFonts w:ascii="Times New Roman" w:hAnsi="Times New Roman" w:eastAsia="宋体" w:cs="Times New Roman"/>
            <w:color w:val="000000"/>
            <w:sz w:val="24"/>
            <w:szCs w:val="24"/>
          </w:rPr>
          <w:delText>是三套仪器中波段数量最多、短波端延伸最深的仪器</w:delText>
        </w:r>
      </w:del>
      <w:ins w:id="135" w:author="AI写作助手" w:date="2026-04-08T15:56:58Z" wpsCustomData:desc="将“最深”调整为“范围最广”，与“波段延伸”的表述更适配，术语使用更精准，符合光谱仪器波段特性的专业描述逻辑。">
        <mc:AlternateContent>
          <mc:Choice Requires="wpsCustomData">
            <wpsCustomData:revDesc>
              <w:p>
                <w:r>
                  <w:t>将“最深”调整为“范围最广”，与“波段延伸”的表述更适配，术语使用更精准，符合光谱仪器波段特性的专业描述逻辑。</w:t>
                </w:r>
              </w:p>
            </wpsCustomData:revDesc>
          </mc:Choice>
        </mc:AlternateContent>
        <w:r>
          <w:rPr>
            <w:rFonts w:hint="eastAsia" w:cs="Times New Roman"/>
            <w:color w:val="000000"/>
            <w:sz w:val="24"/>
            <w:szCs w:val="24"/>
            <w:lang w:eastAsia="zh-CN"/>
          </w:rPr>
          <w:t>为三套仪器中波段数量最多、短波端延伸范围最广的仪器</w:t>
        </w:r>
      </w:ins>
      <w:r>
        <w:rPr>
          <w:rFonts w:ascii="Times New Roman" w:hAnsi="Times New Roman" w:eastAsia="宋体" w:cs="Times New Roman"/>
          <w:color w:val="000000"/>
          <w:sz w:val="24"/>
          <w:szCs w:val="24"/>
        </w:rPr>
        <w:t>，能够捕捉到紫外至可见光区域内与花青素、类黄酮、叶绿素等色素类成分相关的特征吸收信息。</w:t>
      </w:r>
      <w:del w:id="136" w:author="AI写作助手" w:date="2026-04-08T15:57:00Z" wpsCustomData:desc="将“相同”调整为“一致”，更贴合学术文本的书面化表达习惯，表述更为严谨正式。">
        <mc:AlternateContent>
          <mc:Choice Requires="wpsCustomData">
            <wpsCustomData:revDesc>
              <w:p>
                <w:r>
                  <w:t>将“相同”调整为“一致”，更贴合学术文本的书面化表达习惯，表述更为严谨正式。</w:t>
                </w:r>
              </w:p>
            </wpsCustomData:revDesc>
          </mc:Choice>
        </mc:AlternateContent>
        <w:r>
          <w:rPr>
            <w:rFonts w:ascii="Times New Roman" w:hAnsi="Times New Roman" w:eastAsia="宋体" w:cs="Times New Roman"/>
            <w:color w:val="000000"/>
            <w:sz w:val="24"/>
            <w:szCs w:val="24"/>
          </w:rPr>
          <w:delText>采集方式与R210相同，采用漫反射接触式测量。</w:delText>
        </w:r>
      </w:del>
      <w:ins w:id="137" w:author="AI写作助手" w:date="2026-04-08T15:57:00Z" wpsCustomData:desc="将“相同”调整为“一致”，更贴合学术文本的书面化表达习惯，表述更为严谨正式。">
        <mc:AlternateContent>
          <mc:Choice Requires="wpsCustomData">
            <wpsCustomData:revDesc>
              <w:p>
                <w:r>
                  <w:t>将“相同”调整为“一致”，更贴合学术文本的书面化表达习惯，表述更为严谨正式。</w:t>
                </w:r>
              </w:p>
            </wpsCustomData:revDesc>
          </mc:Choice>
        </mc:AlternateContent>
        <w:r>
          <w:rPr>
            <w:rFonts w:hint="eastAsia" w:cs="Times New Roman"/>
            <w:color w:val="000000"/>
            <w:sz w:val="24"/>
            <w:szCs w:val="24"/>
            <w:lang w:eastAsia="zh-CN"/>
          </w:rPr>
          <w:t>采集方式与R210一致，采用漫反射接触式测量。</w:t>
        </w:r>
      </w:ins>
      <w:r>
        <w:rPr>
          <w:rFonts w:ascii="Times New Roman" w:hAnsi="Times New Roman" w:eastAsia="宋体" w:cs="Times New Roman"/>
          <w:color w:val="000000"/>
          <w:sz w:val="24"/>
          <w:szCs w:val="24"/>
        </w:rPr>
        <w:t>需要说明的是，由于仪器自身硬件限制，</w:t>
      </w:r>
      <w:r>
        <w:rPr>
          <w:rStyle w:val="17"/>
          <w:rFonts w:ascii="Times New Roman" w:hAnsi="Times New Roman" w:eastAsia="宋体" w:cs="Times New Roman"/>
          <w:color w:val="000000"/>
          <w:sz w:val="24"/>
          <w:szCs w:val="24"/>
        </w:rPr>
        <w:t>CM样本的部分波段在采集过程中存在数据缺失</w:t>
      </w:r>
      <w:r>
        <w:rPr>
          <w:rFonts w:ascii="Times New Roman" w:hAnsi="Times New Roman" w:eastAsia="宋体" w:cs="Times New Roman"/>
          <w:color w:val="000000"/>
          <w:sz w:val="24"/>
          <w:szCs w:val="24"/>
        </w:rPr>
        <w:t>，已在数据整理阶段完成缺失波段的标记与对齐处理（见文件</w:t>
      </w:r>
      <w:del w:id="138" w:author="AI写作助手" w:date="2026-04-08T15:57:0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39" w:author="AI写作助手" w:date="2026-04-08T15:57:01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S960 CM1-200 去波段对齐</w:t>
      </w:r>
      <w:del w:id="140" w:author="AI写作助手" w:date="2026-04-08T15:57:03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41" w:author="AI写作助手" w:date="2026-04-08T15:57:03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 xml:space="preserve">），后续建模时将对缺失波段进行相应的掩码处理。QZ样本数据采集完整，无缺失情况。CM与QZ合计获得有效光谱数据 </w:t>
      </w:r>
      <w:r>
        <w:rPr>
          <w:rStyle w:val="17"/>
          <w:rFonts w:ascii="Times New Roman" w:hAnsi="Times New Roman" w:eastAsia="宋体" w:cs="Times New Roman"/>
          <w:color w:val="000000"/>
          <w:sz w:val="24"/>
          <w:szCs w:val="24"/>
        </w:rPr>
        <w:t>400 条</w:t>
      </w:r>
      <w:r>
        <w:rPr>
          <w:rFonts w:ascii="Times New Roman" w:hAnsi="Times New Roman" w:eastAsia="宋体" w:cs="Times New Roman"/>
          <w:color w:val="000000"/>
          <w:sz w:val="24"/>
          <w:szCs w:val="24"/>
        </w:rPr>
        <w:t>。</w:t>
      </w:r>
    </w:p>
    <w:p w14:paraId="415FCD25">
      <w:pPr>
        <w:pStyle w:val="4"/>
        <w:widowControl/>
        <w:numPr>
          <w:ilvl w:val="0"/>
          <w:numId w:val="14"/>
        </w:numPr>
        <w:ind w:left="0" w:leftChars="0" w:firstLine="0" w:firstLineChars="0"/>
        <w:rPr>
          <w:b w:val="0"/>
        </w:rPr>
      </w:pPr>
      <w:r>
        <w:t>三仪器采集方案汇总</w:t>
      </w:r>
    </w:p>
    <w:tbl>
      <w:tblPr>
        <w:tblStyle w:val="15"/>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1"/>
        <w:gridCol w:w="1694"/>
        <w:gridCol w:w="991"/>
        <w:gridCol w:w="1417"/>
        <w:gridCol w:w="1004"/>
        <w:gridCol w:w="1979"/>
      </w:tblGrid>
      <w:tr w14:paraId="0232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895" w:type="pct"/>
            <w:shd w:val="clear" w:color="auto" w:fill="auto"/>
            <w:tcMar>
              <w:top w:w="80" w:type="dxa"/>
              <w:left w:w="160" w:type="dxa"/>
              <w:bottom w:w="80" w:type="dxa"/>
              <w:right w:w="160" w:type="dxa"/>
            </w:tcMar>
            <w:vAlign w:val="center"/>
          </w:tcPr>
          <w:p w14:paraId="72E1025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仪器</w:t>
            </w:r>
          </w:p>
        </w:tc>
        <w:tc>
          <w:tcPr>
            <w:tcW w:w="957" w:type="pct"/>
            <w:shd w:val="clear" w:color="auto" w:fill="auto"/>
            <w:tcMar>
              <w:top w:w="80" w:type="dxa"/>
              <w:left w:w="160" w:type="dxa"/>
              <w:bottom w:w="80" w:type="dxa"/>
              <w:right w:w="160" w:type="dxa"/>
            </w:tcMar>
            <w:vAlign w:val="center"/>
          </w:tcPr>
          <w:p w14:paraId="2EFFEB9A">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波段范围</w:t>
            </w:r>
          </w:p>
        </w:tc>
        <w:tc>
          <w:tcPr>
            <w:tcW w:w="553" w:type="pct"/>
            <w:shd w:val="clear" w:color="auto" w:fill="auto"/>
            <w:tcMar>
              <w:top w:w="80" w:type="dxa"/>
              <w:left w:w="160" w:type="dxa"/>
              <w:bottom w:w="80" w:type="dxa"/>
              <w:right w:w="160" w:type="dxa"/>
            </w:tcMar>
            <w:vAlign w:val="center"/>
          </w:tcPr>
          <w:p w14:paraId="0796600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波段数</w:t>
            </w:r>
          </w:p>
        </w:tc>
        <w:tc>
          <w:tcPr>
            <w:tcW w:w="798" w:type="pct"/>
            <w:shd w:val="clear" w:color="auto" w:fill="auto"/>
            <w:tcMar>
              <w:top w:w="80" w:type="dxa"/>
              <w:left w:w="160" w:type="dxa"/>
              <w:bottom w:w="80" w:type="dxa"/>
              <w:right w:w="160" w:type="dxa"/>
            </w:tcMar>
            <w:vAlign w:val="center"/>
          </w:tcPr>
          <w:p w14:paraId="5B8460B3">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采集方式</w:t>
            </w:r>
          </w:p>
        </w:tc>
        <w:tc>
          <w:tcPr>
            <w:tcW w:w="560" w:type="pct"/>
            <w:shd w:val="clear" w:color="auto" w:fill="auto"/>
            <w:tcMar>
              <w:top w:w="80" w:type="dxa"/>
              <w:left w:w="160" w:type="dxa"/>
              <w:bottom w:w="80" w:type="dxa"/>
              <w:right w:w="160" w:type="dxa"/>
            </w:tcMar>
            <w:vAlign w:val="center"/>
          </w:tcPr>
          <w:p w14:paraId="1B34DB52">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有效样本数</w:t>
            </w:r>
          </w:p>
        </w:tc>
        <w:tc>
          <w:tcPr>
            <w:tcW w:w="1112" w:type="pct"/>
            <w:shd w:val="clear" w:color="auto" w:fill="auto"/>
            <w:tcMar>
              <w:top w:w="80" w:type="dxa"/>
              <w:left w:w="160" w:type="dxa"/>
              <w:bottom w:w="80" w:type="dxa"/>
              <w:right w:w="160" w:type="dxa"/>
            </w:tcMar>
            <w:vAlign w:val="center"/>
          </w:tcPr>
          <w:p w14:paraId="1695A96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数据特点</w:t>
            </w:r>
          </w:p>
        </w:tc>
      </w:tr>
      <w:tr w14:paraId="3F8AC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95" w:type="pct"/>
            <w:shd w:val="clear" w:color="auto" w:fill="auto"/>
            <w:tcMar>
              <w:top w:w="80" w:type="dxa"/>
              <w:left w:w="160" w:type="dxa"/>
              <w:bottom w:w="80" w:type="dxa"/>
              <w:right w:w="160" w:type="dxa"/>
            </w:tcMar>
            <w:vAlign w:val="center"/>
          </w:tcPr>
          <w:p w14:paraId="32F7090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HSI 高光谱成像仪</w:t>
            </w:r>
          </w:p>
        </w:tc>
        <w:tc>
          <w:tcPr>
            <w:tcW w:w="957" w:type="pct"/>
            <w:shd w:val="clear" w:color="auto" w:fill="auto"/>
            <w:tcMar>
              <w:top w:w="80" w:type="dxa"/>
              <w:left w:w="160" w:type="dxa"/>
              <w:bottom w:w="80" w:type="dxa"/>
              <w:right w:w="160" w:type="dxa"/>
            </w:tcMar>
            <w:vAlign w:val="center"/>
          </w:tcPr>
          <w:p w14:paraId="4E00492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389.04 ~ 1030.58 nm</w:t>
            </w:r>
          </w:p>
        </w:tc>
        <w:tc>
          <w:tcPr>
            <w:tcW w:w="553" w:type="pct"/>
            <w:shd w:val="clear" w:color="auto" w:fill="auto"/>
            <w:tcMar>
              <w:top w:w="80" w:type="dxa"/>
              <w:left w:w="160" w:type="dxa"/>
              <w:bottom w:w="80" w:type="dxa"/>
              <w:right w:w="160" w:type="dxa"/>
            </w:tcMar>
            <w:vAlign w:val="center"/>
          </w:tcPr>
          <w:p w14:paraId="2966C222">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~300</w:t>
            </w:r>
          </w:p>
        </w:tc>
        <w:tc>
          <w:tcPr>
            <w:tcW w:w="798" w:type="pct"/>
            <w:shd w:val="clear" w:color="auto" w:fill="auto"/>
            <w:tcMar>
              <w:top w:w="80" w:type="dxa"/>
              <w:left w:w="160" w:type="dxa"/>
              <w:bottom w:w="80" w:type="dxa"/>
              <w:right w:w="160" w:type="dxa"/>
            </w:tcMar>
            <w:vAlign w:val="center"/>
          </w:tcPr>
          <w:p w14:paraId="6757D52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推扫成像，ROI 均值</w:t>
            </w:r>
          </w:p>
        </w:tc>
        <w:tc>
          <w:tcPr>
            <w:tcW w:w="560" w:type="pct"/>
            <w:shd w:val="clear" w:color="auto" w:fill="auto"/>
            <w:tcMar>
              <w:top w:w="80" w:type="dxa"/>
              <w:left w:w="160" w:type="dxa"/>
              <w:bottom w:w="80" w:type="dxa"/>
              <w:right w:w="160" w:type="dxa"/>
            </w:tcMar>
            <w:vAlign w:val="center"/>
          </w:tcPr>
          <w:p w14:paraId="1868E56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1112" w:type="pct"/>
            <w:shd w:val="clear" w:color="auto" w:fill="auto"/>
            <w:tcMar>
              <w:top w:w="80" w:type="dxa"/>
              <w:left w:w="160" w:type="dxa"/>
              <w:bottom w:w="80" w:type="dxa"/>
              <w:right w:w="160" w:type="dxa"/>
            </w:tcMar>
            <w:vAlign w:val="center"/>
          </w:tcPr>
          <w:p w14:paraId="4FAF476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兼具空间与光谱信息，可见-近红外</w:t>
            </w:r>
          </w:p>
        </w:tc>
      </w:tr>
      <w:tr w14:paraId="397E8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95" w:type="pct"/>
            <w:shd w:val="clear" w:color="auto" w:fill="auto"/>
            <w:tcMar>
              <w:top w:w="80" w:type="dxa"/>
              <w:left w:w="160" w:type="dxa"/>
              <w:bottom w:w="80" w:type="dxa"/>
              <w:right w:w="160" w:type="dxa"/>
            </w:tcMar>
            <w:vAlign w:val="center"/>
          </w:tcPr>
          <w:p w14:paraId="1B29250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R210 近红外光谱仪</w:t>
            </w:r>
          </w:p>
        </w:tc>
        <w:tc>
          <w:tcPr>
            <w:tcW w:w="957" w:type="pct"/>
            <w:shd w:val="clear" w:color="auto" w:fill="auto"/>
            <w:tcMar>
              <w:top w:w="80" w:type="dxa"/>
              <w:left w:w="160" w:type="dxa"/>
              <w:bottom w:w="80" w:type="dxa"/>
              <w:right w:w="160" w:type="dxa"/>
            </w:tcMar>
            <w:vAlign w:val="center"/>
          </w:tcPr>
          <w:p w14:paraId="0C5C07B7">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901.74 ~ 1701.25 nm</w:t>
            </w:r>
          </w:p>
        </w:tc>
        <w:tc>
          <w:tcPr>
            <w:tcW w:w="553" w:type="pct"/>
            <w:shd w:val="clear" w:color="auto" w:fill="auto"/>
            <w:tcMar>
              <w:top w:w="80" w:type="dxa"/>
              <w:left w:w="160" w:type="dxa"/>
              <w:bottom w:w="80" w:type="dxa"/>
              <w:right w:w="160" w:type="dxa"/>
            </w:tcMar>
            <w:vAlign w:val="center"/>
          </w:tcPr>
          <w:p w14:paraId="6745C11A">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228</w:t>
            </w:r>
          </w:p>
        </w:tc>
        <w:tc>
          <w:tcPr>
            <w:tcW w:w="798" w:type="pct"/>
            <w:shd w:val="clear" w:color="auto" w:fill="auto"/>
            <w:tcMar>
              <w:top w:w="80" w:type="dxa"/>
              <w:left w:w="160" w:type="dxa"/>
              <w:bottom w:w="80" w:type="dxa"/>
              <w:right w:w="160" w:type="dxa"/>
            </w:tcMar>
            <w:vAlign w:val="center"/>
          </w:tcPr>
          <w:p w14:paraId="596C8E1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漫反射接触式</w:t>
            </w:r>
          </w:p>
        </w:tc>
        <w:tc>
          <w:tcPr>
            <w:tcW w:w="560" w:type="pct"/>
            <w:shd w:val="clear" w:color="auto" w:fill="auto"/>
            <w:tcMar>
              <w:top w:w="80" w:type="dxa"/>
              <w:left w:w="160" w:type="dxa"/>
              <w:bottom w:w="80" w:type="dxa"/>
              <w:right w:w="160" w:type="dxa"/>
            </w:tcMar>
            <w:vAlign w:val="center"/>
          </w:tcPr>
          <w:p w14:paraId="1020A754">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400</w:t>
            </w:r>
          </w:p>
        </w:tc>
        <w:tc>
          <w:tcPr>
            <w:tcW w:w="1112" w:type="pct"/>
            <w:shd w:val="clear" w:color="auto" w:fill="auto"/>
            <w:tcMar>
              <w:top w:w="80" w:type="dxa"/>
              <w:left w:w="160" w:type="dxa"/>
              <w:bottom w:w="80" w:type="dxa"/>
              <w:right w:w="160" w:type="dxa"/>
            </w:tcMar>
            <w:vAlign w:val="center"/>
          </w:tcPr>
          <w:p w14:paraId="05B09D2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近红外有机基团吸收区，信噪比高</w:t>
            </w:r>
          </w:p>
        </w:tc>
      </w:tr>
      <w:tr w14:paraId="29653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95" w:type="pct"/>
            <w:shd w:val="clear" w:color="auto" w:fill="auto"/>
            <w:tcMar>
              <w:top w:w="80" w:type="dxa"/>
              <w:left w:w="160" w:type="dxa"/>
              <w:bottom w:w="80" w:type="dxa"/>
              <w:right w:w="160" w:type="dxa"/>
            </w:tcMar>
            <w:vAlign w:val="center"/>
          </w:tcPr>
          <w:p w14:paraId="764F1792">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S960 紫外-近红外光谱仪</w:t>
            </w:r>
          </w:p>
        </w:tc>
        <w:tc>
          <w:tcPr>
            <w:tcW w:w="957" w:type="pct"/>
            <w:shd w:val="clear" w:color="auto" w:fill="auto"/>
            <w:tcMar>
              <w:top w:w="80" w:type="dxa"/>
              <w:left w:w="160" w:type="dxa"/>
              <w:bottom w:w="80" w:type="dxa"/>
              <w:right w:w="160" w:type="dxa"/>
            </w:tcMar>
            <w:vAlign w:val="center"/>
          </w:tcPr>
          <w:p w14:paraId="2F76343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189.32 ~ 1099.97 nm</w:t>
            </w:r>
          </w:p>
        </w:tc>
        <w:tc>
          <w:tcPr>
            <w:tcW w:w="553" w:type="pct"/>
            <w:shd w:val="clear" w:color="auto" w:fill="auto"/>
            <w:tcMar>
              <w:top w:w="80" w:type="dxa"/>
              <w:left w:w="160" w:type="dxa"/>
              <w:bottom w:w="80" w:type="dxa"/>
              <w:right w:w="160" w:type="dxa"/>
            </w:tcMar>
            <w:vAlign w:val="center"/>
          </w:tcPr>
          <w:p w14:paraId="6DF4EBB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~1365</w:t>
            </w:r>
          </w:p>
        </w:tc>
        <w:tc>
          <w:tcPr>
            <w:tcW w:w="798" w:type="pct"/>
            <w:shd w:val="clear" w:color="auto" w:fill="auto"/>
            <w:tcMar>
              <w:top w:w="80" w:type="dxa"/>
              <w:left w:w="160" w:type="dxa"/>
              <w:bottom w:w="80" w:type="dxa"/>
              <w:right w:w="160" w:type="dxa"/>
            </w:tcMar>
            <w:vAlign w:val="center"/>
          </w:tcPr>
          <w:p w14:paraId="1B2F022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漫反射接触式</w:t>
            </w:r>
          </w:p>
        </w:tc>
        <w:tc>
          <w:tcPr>
            <w:tcW w:w="560" w:type="pct"/>
            <w:shd w:val="clear" w:color="auto" w:fill="auto"/>
            <w:tcMar>
              <w:top w:w="80" w:type="dxa"/>
              <w:left w:w="160" w:type="dxa"/>
              <w:bottom w:w="80" w:type="dxa"/>
              <w:right w:w="160" w:type="dxa"/>
            </w:tcMar>
            <w:vAlign w:val="center"/>
          </w:tcPr>
          <w:p w14:paraId="34294C7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400</w:t>
            </w:r>
          </w:p>
        </w:tc>
        <w:tc>
          <w:tcPr>
            <w:tcW w:w="1112" w:type="pct"/>
            <w:shd w:val="clear" w:color="auto" w:fill="auto"/>
            <w:tcMar>
              <w:top w:w="80" w:type="dxa"/>
              <w:left w:w="160" w:type="dxa"/>
              <w:bottom w:w="80" w:type="dxa"/>
              <w:right w:w="160" w:type="dxa"/>
            </w:tcMar>
            <w:vAlign w:val="center"/>
          </w:tcPr>
          <w:p w14:paraId="5982A06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谱段最宽，CM 数据含部分缺失波段</w:t>
            </w:r>
          </w:p>
        </w:tc>
      </w:tr>
    </w:tbl>
    <w:p w14:paraId="3D25FE41">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del w:id="142" w:author="AI写作助手" w:date="2026-04-08T15:57:04Z" wpsCustomData:desc="优化语句结构，删去冗余表述，将“时”改为“过程中”，“有利条件”调整为“有利基础”，使表达更流畅严谨，符合学术文本的表述习惯。">
        <mc:AlternateContent>
          <mc:Choice Requires="wpsCustomData">
            <wpsCustomData:revDesc>
              <w:p>
                <w:r>
                  <w:t>优化语句结构，删去冗余表述，将“时”改为“过程中”，“有利条件”调整为“有利基础”，使表达更流畅严谨，符合学术文本的表述习惯。</w:t>
                </w:r>
              </w:p>
            </wpsCustomData:revDesc>
          </mc:Choice>
        </mc:AlternateContent>
        <w:r>
          <w:rPr>
            <w:rFonts w:ascii="Times New Roman" w:hAnsi="Times New Roman" w:eastAsia="宋体" w:cs="Times New Roman"/>
            <w:color w:val="000000"/>
            <w:sz w:val="24"/>
            <w:szCs w:val="24"/>
          </w:rPr>
          <w:delText>三套仪器在波段上存在一定的重叠区域（约 389 ~ 1030 nm 与 901 ~ 1099 nm 段），这为后续多源光谱融合时的波段对齐与互校验提供了有利条件。</w:delText>
        </w:r>
      </w:del>
      <w:ins w:id="143" w:author="AI写作助手" w:date="2026-04-08T15:57:04Z" wpsCustomData:desc="优化语句结构，删去冗余表述，将“时”改为“过程中”，“有利条件”调整为“有利基础”，使表达更流畅严谨，符合学术文本的表述习惯。">
        <mc:AlternateContent>
          <mc:Choice Requires="wpsCustomData">
            <wpsCustomData:revDesc>
              <w:p>
                <w:r>
                  <w:t>优化语句结构，删去冗余表述，将“时”改为“过程中”，“有利条件”调整为“有利基础”，使表达更流畅严谨，符合学术文本的表述习惯。</w:t>
                </w:r>
              </w:p>
            </wpsCustomData:revDesc>
          </mc:Choice>
        </mc:AlternateContent>
        <w:r>
          <w:rPr>
            <w:rFonts w:hint="eastAsia" w:cs="Times New Roman"/>
            <w:color w:val="000000"/>
            <w:sz w:val="24"/>
            <w:szCs w:val="24"/>
            <w:lang w:eastAsia="zh-CN"/>
          </w:rPr>
          <w:t>三套仪器的波段存在一定重叠区域（约389~1030 nm与901~1099 nm），这为后续多源光谱融合过程中的波段对齐与互校验提供了有利基础。</w:t>
        </w:r>
      </w:ins>
      <w:del w:id="144" w:author="AI写作助手" w:date="2026-04-08T15:57:06Z" wpsCustomData:desc="将“全部”调整为“所有”，补充“最终”，强化流程的收尾性，使逻辑衔接更顺畅，表述更连贯。">
        <mc:AlternateContent>
          <mc:Choice Requires="wpsCustomData">
            <wpsCustomData:revDesc>
              <w:p>
                <w:r>
                  <w:t>将“全部”调整为“所有”，补充“最终”，强化流程的收尾性，使逻辑衔接更顺畅，表述更连贯。</w:t>
                </w:r>
              </w:p>
            </wpsCustomData:revDesc>
          </mc:Choice>
        </mc:AlternateContent>
        <w:r>
          <w:rPr>
            <w:rFonts w:ascii="Times New Roman" w:hAnsi="Times New Roman" w:eastAsia="宋体" w:cs="Times New Roman"/>
            <w:color w:val="000000"/>
            <w:sz w:val="24"/>
            <w:szCs w:val="24"/>
          </w:rPr>
          <w:delText>全部光谱数据采集完成后，统一以样本编号为索引进行归档整理，与化学标签数据建立一一对应关系，形成完整的多模态数据集。</w:delText>
        </w:r>
      </w:del>
      <w:ins w:id="145" w:author="AI写作助手" w:date="2026-04-08T15:57:06Z" wpsCustomData:desc="将“全部”调整为“所有”，补充“最终”，强化流程的收尾性，使逻辑衔接更顺畅，表述更连贯。">
        <mc:AlternateContent>
          <mc:Choice Requires="wpsCustomData">
            <wpsCustomData:revDesc>
              <w:p>
                <w:r>
                  <w:t>将“全部”调整为“所有”，补充“最终”，强化流程的收尾性，使逻辑衔接更顺畅，表述更连贯。</w:t>
                </w:r>
              </w:p>
            </wpsCustomData:revDesc>
          </mc:Choice>
        </mc:AlternateContent>
        <w:r>
          <w:rPr>
            <w:rFonts w:hint="eastAsia" w:cs="Times New Roman"/>
            <w:color w:val="000000"/>
            <w:sz w:val="24"/>
            <w:szCs w:val="24"/>
            <w:lang w:eastAsia="zh-CN"/>
          </w:rPr>
          <w:t>所有光谱数据采集完成后，统一以样本编号为索引进行归档整理，与化学标签数据建立一一对应关系，最终形成完整的多模态数据集。</w:t>
        </w:r>
      </w:ins>
    </w:p>
    <w:p w14:paraId="102BF697">
      <w:pPr>
        <w:pStyle w:val="3"/>
        <w:widowControl/>
        <w:numPr>
          <w:ilvl w:val="0"/>
          <w:numId w:val="12"/>
        </w:numPr>
        <w:ind w:left="0" w:leftChars="0" w:firstLine="0" w:firstLineChars="0"/>
        <w:rPr>
          <w:b w:val="0"/>
        </w:rPr>
      </w:pPr>
      <w:r>
        <w:t>化学值参考标签体系</w:t>
      </w:r>
    </w:p>
    <w:p w14:paraId="4619C045">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del w:id="146" w:author="AI写作助手" w:date="2026-04-08T15:57:07Z" wpsCustomData:desc="将“不”改为“无法”，“准确”调整为“精准”，使表述更具学术严谨性，更贴合专业文本的表达语境。">
        <mc:AlternateContent>
          <mc:Choice Requires="wpsCustomData">
            <wpsCustomData:revDesc>
              <w:p>
                <w:r>
                  <w:t>将“不”改为“无法”，“准确”调整为“精准”，使表述更具学术严谨性，更贴合专业文本的表达语境。</w:t>
                </w:r>
              </w:p>
            </wpsCustomData:revDesc>
          </mc:Choice>
        </mc:AlternateContent>
        <w:r>
          <w:rPr>
            <w:rFonts w:ascii="Times New Roman" w:hAnsi="Times New Roman" w:eastAsia="宋体" w:cs="Times New Roman"/>
            <w:color w:val="000000"/>
            <w:sz w:val="24"/>
            <w:szCs w:val="24"/>
          </w:rPr>
          <w:delText>光谱数据本身不直接反映果实的内在品质，必须依托准确可靠的化学参考标签作为模型训练的监督信号。</w:delText>
        </w:r>
      </w:del>
      <w:ins w:id="147" w:author="AI写作助手" w:date="2026-04-08T15:57:07Z" wpsCustomData:desc="将“不”改为“无法”，“准确”调整为“精准”，使表述更具学术严谨性，更贴合专业文本的表达语境。">
        <mc:AlternateContent>
          <mc:Choice Requires="wpsCustomData">
            <wpsCustomData:revDesc>
              <w:p>
                <w:r>
                  <w:t>将“不”改为“无法”，“准确”调整为“精准”，使表述更具学术严谨性，更贴合专业文本的表达语境。</w:t>
                </w:r>
              </w:p>
            </wpsCustomData:revDesc>
          </mc:Choice>
        </mc:AlternateContent>
        <w:r>
          <w:rPr>
            <w:rFonts w:hint="eastAsia" w:cs="Times New Roman"/>
            <w:color w:val="000000"/>
            <w:sz w:val="24"/>
            <w:szCs w:val="24"/>
            <w:lang w:eastAsia="zh-CN"/>
          </w:rPr>
          <w:t>光谱数据本身无法直接反映果实的内在品质，必须依托精准可靠的化学参考标签作为模型训练的监督信号。</w:t>
        </w:r>
      </w:ins>
      <w:del w:id="148" w:author="AI写作助手" w:date="2026-04-08T15:57:09Z" wpsCustomData:desc="将“建立”改为“构建”，补充“支撑”一词，使表述更具学术专业性，强化标签体系的作用价值，语句表达更完整严谨。">
        <mc:AlternateContent>
          <mc:Choice Requires="wpsCustomData">
            <wpsCustomData:revDesc>
              <w:p>
                <w:r>
                  <w:t>将“建立”改为“构建”，补充“支撑”一词，使表述更具学术专业性，强化标签体系的作用价值，语句表达更完整严谨。</w:t>
                </w:r>
              </w:p>
            </wpsCustomData:revDesc>
          </mc:Choice>
        </mc:AlternateContent>
        <w:r>
          <w:rPr>
            <w:rFonts w:ascii="Times New Roman" w:hAnsi="Times New Roman" w:eastAsia="宋体" w:cs="Times New Roman"/>
            <w:color w:val="000000"/>
            <w:sz w:val="24"/>
            <w:szCs w:val="24"/>
          </w:rPr>
          <w:delText xml:space="preserve">本研究建立了双层化学标签体系：第一层为滴定法测定的宏观品质指标，第二层为液质联用（LC-MS）测定的精细化学成分，共计 </w:delText>
        </w:r>
      </w:del>
      <w:del w:id="149" w:author="AI写作助手" w:date="2026-04-08T15:57:09Z" wpsCustomData:desc="将“建立”改为“构建”，补充“支撑”一词，使表述更具学术专业性，强化标签体系的作用价值，语句表达更完整严谨。">
        <mc:AlternateContent>
          <mc:Choice Requires="wpsCustomData">
            <wpsCustomData:revDesc>
              <w:p>
                <w:r>
                  <w:t>将“建立”改为“构建”，补充“支撑”一词，使表述更具学术专业性，强化标签体系的作用价值，语句表达更完整严谨。</w:t>
                </w:r>
              </w:p>
            </wpsCustomData:revDesc>
          </mc:Choice>
        </mc:AlternateContent>
        <w:r>
          <w:rPr>
            <w:rStyle w:val="17"/>
            <w:rFonts w:ascii="Times New Roman" w:hAnsi="Times New Roman" w:eastAsia="宋体" w:cs="Times New Roman"/>
            <w:color w:val="000000"/>
            <w:sz w:val="24"/>
            <w:szCs w:val="24"/>
          </w:rPr>
          <w:delText>40 项化学指标</w:delText>
        </w:r>
      </w:del>
      <w:del w:id="150" w:author="AI写作助手" w:date="2026-04-08T15:57:09Z" wpsCustomData:desc="将“建立”改为“构建”，补充“支撑”一词，使表述更具学术专业性，强化标签体系的作用价值，语句表达更完整严谨。">
        <mc:AlternateContent>
          <mc:Choice Requires="wpsCustomData">
            <wpsCustomData:revDesc>
              <w:p>
                <w:r>
                  <w:t>将“建立”改为“构建”，补充“支撑”一词，使表述更具学术专业性，强化标签体系的作用价值，语句表达更完整严谨。</w:t>
                </w:r>
              </w:p>
            </wpsCustomData:revDesc>
          </mc:Choice>
        </mc:AlternateContent>
        <w:r>
          <w:rPr>
            <w:rFonts w:ascii="Times New Roman" w:hAnsi="Times New Roman" w:eastAsia="宋体" w:cs="Times New Roman"/>
            <w:color w:val="000000"/>
            <w:sz w:val="24"/>
            <w:szCs w:val="24"/>
          </w:rPr>
          <w:delText>，为多任务回归建模提供了丰富的标签维度。</w:delText>
        </w:r>
      </w:del>
      <w:ins w:id="151" w:author="AI写作助手" w:date="2026-04-08T15:57:09Z" wpsCustomData:desc="将“建立”改为“构建”，补充“支撑”一词，使表述更具学术专业性，强化标签体系的作用价值，语句表达更完整严谨。">
        <mc:AlternateContent>
          <mc:Choice Requires="wpsCustomData">
            <wpsCustomData:revDesc>
              <w:p>
                <w:r>
                  <w:t>将“建立”改为“构建”，补充“支撑”一词，使表述更具学术专业性，强化标签体系的作用价值，语句表达更完整严谨。</w:t>
                </w:r>
              </w:p>
            </wpsCustomData:revDesc>
          </mc:Choice>
        </mc:AlternateContent>
        <w:r>
          <w:rPr>
            <w:rFonts w:hint="eastAsia" w:cs="Times New Roman"/>
            <w:color w:val="000000"/>
            <w:sz w:val="24"/>
            <w:szCs w:val="24"/>
            <w:lang w:eastAsia="zh-CN"/>
          </w:rPr>
          <w:t>本研究构建了双层化学标签体系：第一层为滴定法测定的宏观品质指标，第二层为液质联用（LC-MS）测定的精细化学成分，共计40项化学指标，为多任务回归建模提供了丰富的标签维度支撑。</w:t>
        </w:r>
      </w:ins>
    </w:p>
    <w:p w14:paraId="0BC48DFA">
      <w:pPr>
        <w:pStyle w:val="4"/>
        <w:widowControl/>
        <w:numPr>
          <w:ilvl w:val="0"/>
          <w:numId w:val="15"/>
        </w:numPr>
        <w:ind w:left="0" w:leftChars="0" w:firstLine="0" w:firstLineChars="0"/>
        <w:rPr>
          <w:b w:val="0"/>
        </w:rPr>
      </w:pPr>
      <w:r>
        <w:t>滴定法宏观品质指标</w:t>
      </w:r>
    </w:p>
    <w:p w14:paraId="5B8322A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滴定法检测由海南省农业科学院分析测试中心负责完成，共测定 </w:t>
      </w:r>
      <w:r>
        <w:rPr>
          <w:rStyle w:val="17"/>
          <w:rFonts w:ascii="Times New Roman" w:hAnsi="Times New Roman" w:eastAsia="宋体" w:cs="Times New Roman"/>
          <w:color w:val="000000"/>
          <w:sz w:val="24"/>
          <w:szCs w:val="24"/>
        </w:rPr>
        <w:t>4 项宏观品质指标</w:t>
      </w:r>
      <w:r>
        <w:rPr>
          <w:rFonts w:ascii="Times New Roman" w:hAnsi="Times New Roman" w:eastAsia="宋体" w:cs="Times New Roman"/>
          <w:color w:val="000000"/>
          <w:sz w:val="24"/>
          <w:szCs w:val="24"/>
        </w:rPr>
        <w:t>，涵盖柑橘果实最基本的食用品质维度。糖度采用斐林试剂滴定法测定，单位为°Brix；酸度采用氢氧化钠标准溶液滴定法测定，结果以柠檬酸当量计，单位为 g/100 mL；糖酸比由糖度与酸度计算得出，为无量纲综合指标，直接反映果实的甜酸平衡特征；VC 含量采用 2,6-二氯靛酚滴定法测定，单位为 mg/100 mL，表征果实的营养价值。</w:t>
      </w:r>
      <w:del w:id="152" w:author="AI写作助手" w:date="2026-04-08T15:57:10Z" wpsCustomData:desc="补充限定词使表述更具针对性，将口语化表述调整为学术化表达，增强文本的专业性与严谨性。">
        <mc:AlternateContent>
          <mc:Choice Requires="wpsCustomData">
            <wpsCustomData:revDesc>
              <w:p>
                <w:r>
                  <w:t>补充限定词使表述更具针对性，将口语化表述调整为学术化表达，增强文本的专业性与严谨性。</w:t>
                </w:r>
              </w:p>
            </wpsCustomData:revDesc>
          </mc:Choice>
        </mc:AlternateContent>
        <w:r>
          <w:rPr>
            <w:rFonts w:ascii="Times New Roman" w:hAnsi="Times New Roman" w:eastAsia="宋体" w:cs="Times New Roman"/>
            <w:color w:val="000000"/>
            <w:sz w:val="24"/>
            <w:szCs w:val="24"/>
          </w:rPr>
          <w:delText>400 个样本全部完成滴定法检测，无缺失数据</w:delText>
        </w:r>
      </w:del>
      <w:ins w:id="153" w:author="AI写作助手" w:date="2026-04-08T15:57:10Z" wpsCustomData:desc="补充限定词使表述更具针对性，将口语化表述调整为学术化表达，增强文本的专业性与严谨性。">
        <mc:AlternateContent>
          <mc:Choice Requires="wpsCustomData">
            <wpsCustomData:revDesc>
              <w:p>
                <w:r>
                  <w:t>补充限定词使表述更具针对性，将口语化表述调整为学术化表达，增强文本的专业性与严谨性。</w:t>
                </w:r>
              </w:p>
            </wpsCustomData:revDesc>
          </mc:Choice>
        </mc:AlternateContent>
        <w:r>
          <w:rPr>
            <w:rFonts w:hint="eastAsia" w:cs="Times New Roman"/>
            <w:color w:val="000000"/>
            <w:sz w:val="24"/>
            <w:szCs w:val="24"/>
            <w:lang w:eastAsia="zh-CN"/>
          </w:rPr>
          <w:t>本次研究的400个样本均完成滴定法检测，未出现数据缺失情况</w:t>
        </w:r>
      </w:ins>
      <w:r>
        <w:rPr>
          <w:rFonts w:ascii="Times New Roman" w:hAnsi="Times New Roman" w:eastAsia="宋体" w:cs="Times New Roman"/>
          <w:color w:val="000000"/>
          <w:sz w:val="24"/>
          <w:szCs w:val="24"/>
        </w:rPr>
        <w:t>。</w:t>
      </w:r>
    </w:p>
    <w:p w14:paraId="0532957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上述 4 项指标是柑橘品质评价的核心常规参数，</w:t>
      </w:r>
      <w:del w:id="154" w:author="AI写作助手" w:date="2026-04-08T15:57:12Z" wpsCustomData:desc="添加“参数”一词，使表述更精准，明确指标的属性，契合学术文本的表述习惯。">
        <mc:AlternateContent>
          <mc:Choice Requires="wpsCustomData">
            <wpsCustomData:revDesc>
              <w:p>
                <w:r>
                  <w:t>添加“参数”一词，使表述更精准，明确指标的属性，契合学术文本的表述习惯。</w:t>
                </w:r>
              </w:p>
            </wpsCustomData:revDesc>
          </mc:Choice>
        </mc:AlternateContent>
        <w:r>
          <w:rPr>
            <w:rFonts w:ascii="Times New Roman" w:hAnsi="Times New Roman" w:eastAsia="宋体" w:cs="Times New Roman"/>
            <w:color w:val="000000"/>
            <w:sz w:val="24"/>
            <w:szCs w:val="24"/>
          </w:rPr>
          <w:delText>也是近红外光谱无损检测领域最具应用价值的预测目标</w:delText>
        </w:r>
      </w:del>
      <w:ins w:id="155" w:author="AI写作助手" w:date="2026-04-08T15:57:12Z" wpsCustomData:desc="添加“参数”一词，使表述更精准，明确指标的属性，契合学术文本的表述习惯。">
        <mc:AlternateContent>
          <mc:Choice Requires="wpsCustomData">
            <wpsCustomData:revDesc>
              <w:p>
                <w:r>
                  <w:t>添加“参数”一词，使表述更精准，明确指标的属性，契合学术文本的表述习惯。</w:t>
                </w:r>
              </w:p>
            </wpsCustomData:revDesc>
          </mc:Choice>
        </mc:AlternateContent>
        <w:r>
          <w:rPr>
            <w:rFonts w:hint="eastAsia" w:cs="Times New Roman"/>
            <w:color w:val="000000"/>
            <w:sz w:val="24"/>
            <w:szCs w:val="24"/>
            <w:lang w:eastAsia="zh-CN"/>
          </w:rPr>
          <w:t>亦是近红外光谱无损检测领域最具应用价值的预测目标参数</w:t>
        </w:r>
      </w:ins>
      <w:r>
        <w:rPr>
          <w:rFonts w:ascii="Times New Roman" w:hAnsi="Times New Roman" w:eastAsia="宋体" w:cs="Times New Roman"/>
          <w:color w:val="000000"/>
          <w:sz w:val="24"/>
          <w:szCs w:val="24"/>
        </w:rPr>
        <w:t>，将作为后续建模的主要考核指标。</w:t>
      </w:r>
    </w:p>
    <w:p w14:paraId="6A86D132">
      <w:pPr>
        <w:pStyle w:val="4"/>
        <w:widowControl/>
        <w:numPr>
          <w:ilvl w:val="0"/>
          <w:numId w:val="15"/>
        </w:numPr>
        <w:ind w:left="0" w:leftChars="0" w:firstLine="0" w:firstLineChars="0"/>
        <w:rPr>
          <w:b w:val="0"/>
        </w:rPr>
      </w:pPr>
      <w:r>
        <w:t>液质联用精细成分指标</w:t>
      </w:r>
    </w:p>
    <w:p w14:paraId="71146A0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液质联用（LC-MS）检测由合作方实验室完成，共测定 </w:t>
      </w:r>
      <w:r>
        <w:rPr>
          <w:rStyle w:val="17"/>
          <w:rFonts w:ascii="Times New Roman" w:hAnsi="Times New Roman" w:eastAsia="宋体" w:cs="Times New Roman"/>
          <w:color w:val="000000"/>
          <w:sz w:val="24"/>
          <w:szCs w:val="24"/>
        </w:rPr>
        <w:t>36 项精细化学成分</w:t>
      </w:r>
      <w:r>
        <w:rPr>
          <w:rFonts w:ascii="Times New Roman" w:hAnsi="Times New Roman" w:eastAsia="宋体" w:cs="Times New Roman"/>
          <w:color w:val="000000"/>
          <w:sz w:val="24"/>
          <w:szCs w:val="24"/>
        </w:rPr>
        <w:t>，分为糖组分、有机酸和氨基酸三大类。</w:t>
      </w:r>
    </w:p>
    <w:p w14:paraId="3C84F7B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糖组分共 3 项，包括果糖（Fructose）、葡萄糖（Glucose）与蔗糖（Sucrose），</w:t>
      </w:r>
      <w:del w:id="156" w:author="AI写作助手" w:date="2026-04-08T15:57:13Z" wpsCustomData:desc="表述更符合学术文本的规范，用词精准，避免语义重复，使语句更通顺严谨。">
        <mc:AlternateContent>
          <mc:Choice Requires="wpsCustomData">
            <wpsCustomData:revDesc>
              <w:p>
                <w:r>
                  <w:t>表述更符合学术文本的规范，用词精准，避免语义重复，使语句更通顺严谨。</w:t>
                </w:r>
              </w:p>
            </wpsCustomData:revDesc>
          </mc:Choice>
        </mc:AlternateContent>
        <w:r>
          <w:rPr>
            <w:rFonts w:ascii="Times New Roman" w:hAnsi="Times New Roman" w:eastAsia="宋体" w:cs="Times New Roman"/>
            <w:color w:val="000000"/>
            <w:sz w:val="24"/>
            <w:szCs w:val="24"/>
          </w:rPr>
          <w:delText>三者构成柑橘可溶性糖的主要组成</w:delText>
        </w:r>
      </w:del>
      <w:ins w:id="157" w:author="AI写作助手" w:date="2026-04-08T15:57:13Z" wpsCustomData:desc="表述更符合学术文本的规范，用词精准，避免语义重复，使语句更通顺严谨。">
        <mc:AlternateContent>
          <mc:Choice Requires="wpsCustomData">
            <wpsCustomData:revDesc>
              <w:p>
                <w:r>
                  <w:t>表述更符合学术文本的规范，用词精准，避免语义重复，使语句更通顺严谨。</w:t>
                </w:r>
              </w:p>
            </wpsCustomData:revDesc>
          </mc:Choice>
        </mc:AlternateContent>
        <w:r>
          <w:rPr>
            <w:rFonts w:hint="eastAsia" w:cs="Times New Roman"/>
            <w:color w:val="000000"/>
            <w:sz w:val="24"/>
            <w:szCs w:val="24"/>
            <w:lang w:eastAsia="zh-CN"/>
          </w:rPr>
          <w:t>三者为柑橘可溶性糖的主要组成成分</w:t>
        </w:r>
      </w:ins>
      <w:r>
        <w:rPr>
          <w:rFonts w:ascii="Times New Roman" w:hAnsi="Times New Roman" w:eastAsia="宋体" w:cs="Times New Roman"/>
          <w:color w:val="000000"/>
          <w:sz w:val="24"/>
          <w:szCs w:val="24"/>
        </w:rPr>
        <w:t>，与滴定法糖度指标形成</w:t>
      </w:r>
      <w:del w:id="158" w:author="AI写作助手" w:date="2026-04-08T15:57:15Z" wpsCustomData:desc="多字问题">
        <mc:AlternateContent>
          <mc:Choice Requires="wpsCustomData">
            <wpsCustomData:revDesc>
              <w:p>
                <w:r>
                  <w:t>多字问题</w:t>
                </w:r>
              </w:p>
            </wpsCustomData:revDesc>
          </mc:Choice>
        </mc:AlternateContent>
        <w:r>
          <w:rPr>
            <w:rFonts w:ascii="Times New Roman" w:hAnsi="Times New Roman" w:eastAsia="宋体" w:cs="Times New Roman"/>
            <w:color w:val="000000"/>
            <w:sz w:val="24"/>
            <w:szCs w:val="24"/>
          </w:rPr>
          <w:delText>成分</w:delText>
        </w:r>
      </w:del>
      <w:ins w:id="159" w:author="AI写作助手" w:date="2026-04-08T15:57:15Z" wpsCustomData:desc="多字问题">
        <mc:AlternateContent>
          <mc:Choice Requires="wpsCustomData">
            <wpsCustomData:revDesc>
              <w:p>
                <w:r>
                  <w:t>多字问题</w:t>
                </w:r>
              </w:p>
            </wpsCustomData:revDesc>
          </mc:Choice>
        </mc:AlternateContent>
        <w:r>
          <w:rPr>
            <w:rFonts w:hint="eastAsia" w:cs="Times New Roman"/>
            <w:color w:val="000000"/>
            <w:sz w:val="24"/>
            <w:szCs w:val="24"/>
            <w:lang w:eastAsia="zh-CN"/>
          </w:rPr>
          <w:t>分</w:t>
        </w:r>
      </w:ins>
      <w:r>
        <w:rPr>
          <w:rFonts w:ascii="Times New Roman" w:hAnsi="Times New Roman" w:eastAsia="宋体" w:cs="Times New Roman"/>
          <w:color w:val="000000"/>
          <w:sz w:val="24"/>
          <w:szCs w:val="24"/>
        </w:rPr>
        <w:t>级对应关系，可用于验证宏观指标与微观组分之间的定量一致性。</w:t>
      </w:r>
    </w:p>
    <w:p w14:paraId="2B432F55">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有机酸共 9 项，包括柠檬酸（Citric acid）、苹果酸（Malic acid）、异柠檬酸（Isocitric acid）、奎宁酸（Quinic acid）、酒石酸（Tartaric acid）、抗坏血酸（Ascorbic acid）、富马酸（Fumaric acid）、琥珀酸（Succinic acid）与莽草酸（Shikimic acid）。</w:t>
      </w:r>
      <w:del w:id="160" w:author="AI写作助手" w:date="2026-04-08T15:57:16Z" wpsCustomData:desc="引入了具体的实验数据和不同品种的有机酸差异案例，让原文的表述更具科学性和说服力，能更直观地体现柑橘有机酸组分与品种、成熟度的关联，增强内容的可信度。参考来源：贵州引进6个柑橘品种的有机酸组分和含量差异 - 百度学术 ，【柠檬酸含量高吗】_刘石平_主任医师 - 大众养生网 ，不同种类和产区柑橘糖酸含量及组成分析.pdf-原创力文档。">
        <mc:AlternateContent>
          <mc:Choice Requires="wpsCustomData">
            <wpsCustomData:revDesc>
              <w:p>
                <w:r>
                  <w:t>引入了具体的实验数据和不同品种的有机酸差异案例，让原文的表述更具科学性和说服力，能更直观地体现柑橘有机酸组分与品种、成熟度的关联，增强内容的可信度。</w:t>
                </w:r>
                <w:r>
                  <w:t>参考来源：</w:t>
                </w:r>
                <w:hyperlink r:id="rId16">
                  <w:r>
                    <w:t>贵州引进6个柑橘品种的有机酸组分和含量差异 - 百度学术</w:t>
                  </w:r>
                </w:hyperlink>
                <w:r>
                  <w:t> ，</w:t>
                </w:r>
                <w:hyperlink r:id="rId17">
                  <w:r>
                    <w:t>【柠檬酸含量高吗】_刘石平_主任医师 - 大众养生网</w:t>
                  </w:r>
                </w:hyperlink>
                <w:r>
                  <w:t> ，</w:t>
                </w:r>
                <w:hyperlink r:id="rId18">
                  <w:r>
                    <w:t>不同种类和产区柑橘糖酸含量及组成分析.pdf-原创力文档</w:t>
                  </w:r>
                </w:hyperlink>
                <w:r>
                  <w:t>。</w:t>
                </w:r>
              </w:p>
            </wpsCustomData:revDesc>
          </mc:Choice>
        </mc:AlternateContent>
        <w:r>
          <w:rPr>
            <w:rFonts w:ascii="Times New Roman" w:hAnsi="Times New Roman" w:eastAsia="宋体" w:cs="Times New Roman"/>
            <w:color w:val="000000"/>
            <w:sz w:val="24"/>
            <w:szCs w:val="24"/>
          </w:rPr>
          <w:delText>柑橘以柠檬酸为主要积累有机酸，苹果酸次之，各有机酸组分的相对比例因品种与成熟度而异，是区分品种来源与成熟状态的重要化学特征。</w:delText>
        </w:r>
      </w:del>
      <w:ins w:id="161" w:author="AI写作助手" w:date="2026-04-08T15:57:16Z" wpsCustomData:desc="引入了具体的实验数据和不同品种的有机酸差异案例，让原文的表述更具科学性和说服力，能更直观地体现柑橘有机酸组分与品种、成熟度的关联，增强内容的可信度。参考来源：贵州引进6个柑橘品种的有机酸组分和含量差异 - 百度学术 ，【柠檬酸含量高吗】_刘石平_主任医师 - 大众养生网 ，不同种类和产区柑橘糖酸含量及组成分析.pdf-原创力文档。">
        <mc:AlternateContent>
          <mc:Choice Requires="wpsCustomData">
            <wpsCustomData:revDesc>
              <w:p>
                <w:r>
                  <w:t>引入了具体的实验数据和不同品种的有机酸差异案例，让原文的表述更具科学性和说服力，能更直观地体现柑橘有机酸组分与品种、成熟度的关联，增强内容的可信度。</w:t>
                </w:r>
                <w:r>
                  <w:t>参考来源：</w:t>
                </w:r>
                <w:hyperlink r:id="rId16">
                  <w:r>
                    <w:t>贵州引进6个柑橘品种的有机酸组分和含量差异 - 百度学术</w:t>
                  </w:r>
                </w:hyperlink>
                <w:r>
                  <w:t> ，</w:t>
                </w:r>
                <w:hyperlink r:id="rId17">
                  <w:r>
                    <w:t>【柠檬酸含量高吗】_刘石平_主任医师 - 大众养生网</w:t>
                  </w:r>
                </w:hyperlink>
                <w:r>
                  <w:t> ，</w:t>
                </w:r>
                <w:hyperlink r:id="rId18">
                  <w:r>
                    <w:t>不同种类和产区柑橘糖酸含量及组成分析.pdf-原创力文档</w:t>
                  </w:r>
                </w:hyperlink>
                <w:r>
                  <w:t>。</w:t>
                </w:r>
              </w:p>
            </wpsCustomData:revDesc>
          </mc:Choice>
        </mc:AlternateContent>
        <w:r>
          <w:rPr>
            <w:rFonts w:hint="eastAsia" w:cs="Times New Roman"/>
            <w:color w:val="000000"/>
            <w:sz w:val="24"/>
            <w:szCs w:val="24"/>
            <w:lang w:eastAsia="zh-CN"/>
          </w:rPr>
          <w:t>柑橘以柠檬酸为主要积累有机酸，据相关研究检测数据显示，柠檬酸占柑橘总有机酸含量的50%以上，部分品种中占比可达85%，苹果酸次之，在部分杂柑类品种中苹果酸含量显著高于宽皮柑橘、甜橙和柚类品种。各有机酸组分的相对比例因品种与成熟度而异，如贵州引种的沃柑、大雅等6个柑橘品种，其苹果酸、泛酸等有机酸含量均存在显著差异，成熟度也会影响柠檬酸的含量，通常成熟度越高，柠檬酸含量越高，这些有机酸的组分特征是区分品种来源与成熟状态的重要化学特征。</w:t>
        </w:r>
      </w:ins>
    </w:p>
    <w:p w14:paraId="1A3B142F">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ascii="Times New Roman" w:hAnsi="Times New Roman" w:eastAsia="宋体" w:cs="Times New Roman"/>
          <w:color w:val="000000"/>
          <w:sz w:val="24"/>
          <w:szCs w:val="24"/>
        </w:rPr>
        <w:t>氨基酸共 21 项，涵盖蛋白质氨基酸及部分非蛋白质氨基酸（如 GABA），包括 Ala（丙氨酸）、Arg（精氨酸）、Asn（天冬酰胺）、Asp（天冬氨酸）、Glu（谷氨酸）、Gln（谷氨酰胺）、Gly（甘氨酸）、His（组氨酸）、Ile（异亮氨酸）、Leu（亮氨酸）、Lys（赖氨酸）、Met（甲硫氨酸）、Phe（苯丙氨酸）、Pro（脯氨酸）、Ser（丝氨酸）、Thr（苏氨酸）、Trp（色氨酸）、Tyr（酪氨酸）、Val（缬氨酸）、Cys（半胱氨酸）与 GABA（γ-氨基丁酸）。</w:t>
      </w:r>
      <w:del w:id="162" w:author="AI写作助手" w:date="2026-04-08T15:57:18Z" wpsCustomData:desc="通过引入具体的柑橘品种实验数据和研究结论，将原文中较为笼统的关联描述具象化，有力佐证了氨基酸组分和果实风味、营养品质及代谢状态的密切关系，提升了内容的科学性与可信度。参考来源：重庆6个晚熟柑桔品种果实氨基酸含量及组成分析_文档下载 ，大红甜橙和冰糖橙果实发育过程中有机酸和氨基酸含量变化研究.docx-原创力文档 ，大红甜橙和冰糖橙果实发育过程中有机酸和氨基酸含量变化研究 - 道客巴巴。">
        <mc:AlternateContent>
          <mc:Choice Requires="wpsCustomData">
            <wpsCustomData:revDesc>
              <w:p>
                <w:r>
                  <w:t>通过引入具体的柑橘品种实验数据和研究结论，将原文中较为笼统的关联描述具象化，有力佐证了氨基酸组分和果实风味、营养品质及代谢状态的密切关系，提升了内容的科学性与可信度。</w:t>
                </w:r>
                <w:r>
                  <w:t>参考来源：</w:t>
                </w:r>
                <w:hyperlink r:id="rId19">
                  <w:r>
                    <w:t>重庆6个晚熟柑桔品种果实氨基酸含量及组成分析_文档下载</w:t>
                  </w:r>
                </w:hyperlink>
                <w:r>
                  <w:t> ，</w:t>
                </w:r>
                <w:hyperlink r:id="rId20">
                  <w:r>
                    <w:t>大红甜橙和冰糖橙果实发育过程中有机酸和氨基酸含量变化研究.docx-原创力文档</w:t>
                  </w:r>
                </w:hyperlink>
                <w:r>
                  <w:t> ，</w:t>
                </w:r>
                <w:hyperlink r:id="rId21">
                  <w:r>
                    <w:t>大红甜橙和冰糖橙果实发育过程中有机酸和氨基酸含量变化研究 - 道客巴巴</w:t>
                  </w:r>
                </w:hyperlink>
                <w:r>
                  <w:t>。</w:t>
                </w:r>
              </w:p>
            </wpsCustomData:revDesc>
          </mc:Choice>
        </mc:AlternateContent>
        <w:r>
          <w:rPr>
            <w:rFonts w:ascii="Times New Roman" w:hAnsi="Times New Roman" w:eastAsia="宋体" w:cs="Times New Roman"/>
            <w:color w:val="000000"/>
            <w:sz w:val="24"/>
            <w:szCs w:val="24"/>
          </w:rPr>
          <w:delText>氨基酸组分与果实风味、营养品质及代谢状态密切相关，在光谱波段 N—H</w:delText>
        </w:r>
      </w:del>
      <w:ins w:id="163" w:author="AI写作助手" w:date="2026-04-08T15:57:18Z" wpsCustomData:desc="通过引入具体的柑橘品种实验数据和研究结论，将原文中较为笼统的关联描述具象化，有力佐证了氨基酸组分和果实风味、营养品质及代谢状态的密切关系，提升了内容的科学性与可信度。参考来源：重庆6个晚熟柑桔品种果实氨基酸含量及组成分析_文档下载 ，大红甜橙和冰糖橙果实发育过程中有机酸和氨基酸含量变化研究.docx-原创力文档 ，大红甜橙和冰糖橙果实发育过程中有机酸和氨基酸含量变化研究 - 道客巴巴。">
        <mc:AlternateContent>
          <mc:Choice Requires="wpsCustomData">
            <wpsCustomData:revDesc>
              <w:p>
                <w:r>
                  <w:t>通过引入具体的柑橘品种实验数据和研究结论，将原文中较为笼统的关联描述具象化，有力佐证了氨基酸组分和果实风味、营养品质及代谢状态的密切关系，提升了内容的科学性与可信度。</w:t>
                </w:r>
                <w:r>
                  <w:t>参考来源：</w:t>
                </w:r>
                <w:hyperlink r:id="rId19">
                  <w:r>
                    <w:t>重庆6个晚熟柑桔品种果实氨基酸含量及组成分析_文档下载</w:t>
                  </w:r>
                </w:hyperlink>
                <w:r>
                  <w:t> ，</w:t>
                </w:r>
                <w:hyperlink r:id="rId20">
                  <w:r>
                    <w:t>大红甜橙和冰糖橙果实发育过程中有机酸和氨基酸含量变化研究.docx-原创力文档</w:t>
                  </w:r>
                </w:hyperlink>
                <w:r>
                  <w:t> ，</w:t>
                </w:r>
                <w:hyperlink r:id="rId21">
                  <w:r>
                    <w:t>大红甜橙和冰糖橙果实发育过程中有机酸和氨基酸含量变化研究 - 道客巴巴</w:t>
                  </w:r>
                </w:hyperlink>
                <w:r>
                  <w:t>。</w:t>
                </w:r>
              </w:p>
            </wpsCustomData:revDesc>
          </mc:Choice>
        </mc:AlternateContent>
        <w:r>
          <w:rPr>
            <w:rFonts w:hint="eastAsia" w:cs="Times New Roman"/>
            <w:color w:val="000000"/>
            <w:sz w:val="24"/>
            <w:szCs w:val="24"/>
            <w:lang w:eastAsia="zh-CN"/>
          </w:rPr>
          <w:t>氨基酸组分与果实风味、营养品质及代谢状态密切相关，在光谱波段 N—H。相关研究显示，重庆6个晚熟柑桔品种果实中，不同品种的味觉类氨基酸含量存在差异，且果实富含精氨酸和脯氨酸，两者可占氨基酸总含量的67.03%~87.7%；大红甜橙和冰糖橙的对比研究也表明，鲜味和甜味氨基酸在大红甜橙果实中含量均高于冰糖橙，且氨基酸含量与果实风味表现直接相关，同时果实柠檬酸与氨基酸之间存在密切代谢关联，如柠檬酸可转化为谷氨酸，柠檬酸代谢中间产物参与多种氨基酸形成。</w:t>
        </w:r>
      </w:ins>
      <w:r>
        <w:rPr>
          <w:rFonts w:ascii="Times New Roman" w:hAnsi="Times New Roman" w:eastAsia="宋体" w:cs="Times New Roman"/>
          <w:color w:val="000000"/>
          <w:sz w:val="24"/>
          <w:szCs w:val="24"/>
        </w:rPr>
        <w:t xml:space="preserve"> </w:t>
      </w:r>
      <w:del w:id="164" w:author="AI写作助手" w:date="2026-04-08T15:57:19Z" wpsCustomData:desc="补充“该类”使指代更明确，将“具有”调整为“具备潜在光谱响应特性”，增强表述的专业性，“关键的”突出了标签基础的重要性，让语句逻辑更严谨。">
        <mc:AlternateContent>
          <mc:Choice Requires="wpsCustomData">
            <wpsCustomData:revDesc>
              <w:p>
                <w:r>
                  <w:t>补充“该类”使指代更明确，将“具有”调整为“具备潜在光谱响应特性”，增强表述的专业性，“关键的”突出了标签基础的重要性，让语句逻辑更严谨。</w:t>
                </w:r>
              </w:p>
            </wpsCustomData:revDesc>
          </mc:Choice>
        </mc:AlternateContent>
        <w:r>
          <w:rPr>
            <w:rFonts w:ascii="Times New Roman" w:hAnsi="Times New Roman" w:eastAsia="宋体" w:cs="Times New Roman"/>
            <w:color w:val="000000"/>
            <w:sz w:val="24"/>
            <w:szCs w:val="24"/>
          </w:rPr>
          <w:delText>基团的吸收区域具有潜在的光谱响应，为探索氨基酸的光谱无损检测可行性提供了标签基础。</w:delText>
        </w:r>
      </w:del>
      <w:ins w:id="165" w:author="AI写作助手" w:date="2026-04-08T15:57:19Z" wpsCustomData:desc="补充“该类”使指代更明确，将“具有”调整为“具备潜在光谱响应特性”，增强表述的专业性，“关键的”突出了标签基础的重要性，让语句逻辑更严谨。">
        <mc:AlternateContent>
          <mc:Choice Requires="wpsCustomData">
            <wpsCustomData:revDesc>
              <w:p>
                <w:r>
                  <w:t>补充“该类”使指代更明确，将“具有”调整为“具备潜在光谱响应特性”，增强表述的专业性，“关键的”突出了标签基础的重要性，让语句逻辑更严谨。</w:t>
                </w:r>
              </w:p>
            </wpsCustomData:revDesc>
          </mc:Choice>
        </mc:AlternateContent>
        <w:r>
          <w:rPr>
            <w:rFonts w:hint="eastAsia" w:cs="Times New Roman"/>
            <w:color w:val="000000"/>
            <w:sz w:val="24"/>
            <w:szCs w:val="24"/>
            <w:lang w:eastAsia="zh-CN"/>
          </w:rPr>
          <w:t>该类基团的吸收区域具备潜在光谱响应特性，为氨基酸光谱无损检测可行性的探索提供了关键的标签基础。</w:t>
        </w:r>
      </w:ins>
    </w:p>
    <w:p w14:paraId="6C1D37E5">
      <w:pPr>
        <w:pStyle w:val="4"/>
        <w:widowControl/>
        <w:numPr>
          <w:ilvl w:val="0"/>
          <w:numId w:val="15"/>
        </w:numPr>
        <w:ind w:left="0" w:leftChars="0" w:firstLine="0" w:firstLineChars="0"/>
        <w:rPr>
          <w:b w:val="0"/>
        </w:rPr>
      </w:pPr>
      <w:r>
        <w:t>平行样处理与标签标准化</w:t>
      </w:r>
    </w:p>
    <w:p w14:paraId="2DB4756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液质联用检测中，每个样本设置 A、B 两个独立平行样进行重复测定，以两次测定结果的算术平均值作为该样本的最终标签值：</w:t>
      </w:r>
    </w:p>
    <w:p w14:paraId="4733CC5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Labelfinal=ValueA+ValueB2\text{Label}_</w:t>
      </w:r>
      <w:r>
        <w:rPr>
          <w:rFonts w:hint="eastAsia" w:cs="Times New Roman"/>
          <w:color w:val="000000"/>
          <w:sz w:val="24"/>
          <w:szCs w:val="24"/>
          <w:lang w:eastAsia="zh-CN"/>
        </w:rPr>
        <w:t>{</w:t>
      </w:r>
      <w:r>
        <w:rPr>
          <w:rFonts w:ascii="Times New Roman" w:hAnsi="Times New Roman" w:eastAsia="宋体" w:cs="Times New Roman"/>
          <w:color w:val="000000"/>
          <w:sz w:val="24"/>
          <w:szCs w:val="24"/>
        </w:rPr>
        <w:t>text{final}} = \frac</w:t>
      </w:r>
      <w:r>
        <w:rPr>
          <w:rFonts w:hint="eastAsia" w:cs="Times New Roman"/>
          <w:color w:val="000000"/>
          <w:sz w:val="24"/>
          <w:szCs w:val="24"/>
          <w:lang w:eastAsia="zh-CN"/>
        </w:rPr>
        <w:t>{</w:t>
      </w:r>
      <w:r>
        <w:rPr>
          <w:rFonts w:ascii="Times New Roman" w:hAnsi="Times New Roman" w:eastAsia="宋体" w:cs="Times New Roman"/>
          <w:color w:val="000000"/>
          <w:sz w:val="24"/>
          <w:szCs w:val="24"/>
        </w:rPr>
        <w:t>text{Value}_A + \text{Value}_B}{2}Labelfinal​=2ValueA​+ValueB​​</w:t>
      </w:r>
    </w:p>
    <w:p w14:paraId="02E4CD7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cs="Times New Roman"/>
          <w:color w:val="000000"/>
          <w:sz w:val="24"/>
          <w:szCs w:val="24"/>
          <w:lang w:eastAsia="zh-CN"/>
        </w:rPr>
        <w:t>平行样处理有效降低了单次测定的随机误差，它是对测定进行最低限度的精密度检查的手段，能提高化学标签的稳定性与可靠性。在实际应用中，平行双样测定结果的相对偏差不应大于标准方法或统一方法所列相对标准偏差的2.83倍，以此来保障平行样的质量控制效果。</w:t>
      </w:r>
      <w:r>
        <w:rPr>
          <w:rFonts w:ascii="Times New Roman" w:hAnsi="Times New Roman" w:eastAsia="宋体" w:cs="Times New Roman"/>
          <w:color w:val="000000"/>
          <w:sz w:val="24"/>
          <w:szCs w:val="24"/>
        </w:rPr>
        <w:t>对于平行样相对偏差超过 10% 的情况，进行复测确认后再取均值，确保标签质量满足建模要求。所有化学标签数据采集完成后，以样本编号为唯一索引建立标签数据库，与三套仪器的光谱数据进行逐样本关联对齐，形成完整的多模态数据集，为后续回归建模与成分反演研究提供可靠的监督信号。</w:t>
      </w:r>
    </w:p>
    <w:p w14:paraId="21041537">
      <w:pPr>
        <w:pStyle w:val="3"/>
        <w:widowControl/>
        <w:numPr>
          <w:ilvl w:val="0"/>
          <w:numId w:val="12"/>
        </w:numPr>
        <w:ind w:left="0" w:leftChars="0" w:firstLine="0" w:firstLineChars="0"/>
        <w:rPr>
          <w:b w:val="0"/>
        </w:rPr>
      </w:pPr>
      <w:r>
        <w:t>数据预处理</w:t>
      </w:r>
    </w:p>
    <w:p w14:paraId="54A785B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hint="eastAsia" w:cs="Times New Roman"/>
          <w:color w:val="000000"/>
          <w:sz w:val="24"/>
          <w:szCs w:val="24"/>
          <w:lang w:eastAsia="zh-CN"/>
        </w:rPr>
        <w:t>为保障后续多目标品质预测与产地溯源模型的可靠性及可比性，本研究针对多源异构数据开展了系统化预处理工作。</w:t>
      </w:r>
      <w:r>
        <w:rPr>
          <w:rFonts w:ascii="Times New Roman" w:hAnsi="Times New Roman" w:eastAsia="宋体" w:cs="Times New Roman"/>
          <w:color w:val="000000"/>
          <w:sz w:val="24"/>
          <w:szCs w:val="24"/>
        </w:rPr>
        <w:t>原始数据涵盖三类光谱数据（HSI、R210、S960）与两类理化指标数据（滴定法化验值、液质检测值）。由于不同仪器的波段范围、采样密度、数据格式及样本覆盖情况存在差异，需依次完成样本统一、异常剔除、重复样合并、波段对齐与基础光谱预处理，最终构建标准化建模数据集。</w:t>
      </w:r>
    </w:p>
    <w:p w14:paraId="14109061">
      <w:pPr>
        <w:pStyle w:val="4"/>
        <w:widowControl/>
        <w:numPr>
          <w:ilvl w:val="0"/>
          <w:numId w:val="16"/>
        </w:numPr>
        <w:ind w:left="0" w:leftChars="0" w:firstLine="0" w:firstLineChars="0"/>
        <w:rPr>
          <w:b w:val="0"/>
        </w:rPr>
      </w:pPr>
      <w:r>
        <w:t>样本统一与主键标准化</w:t>
      </w:r>
    </w:p>
    <w:p w14:paraId="06235D8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预处理的首要步骤是对所有数据文件中的样本编号进行统一规范，将不同来源表格中的样本标识全部映射为统一格式（如 CM-1、QZ-200），以确保多模态数据能够按样本严格一一对应。在此基础上建立全局样本索引表，对每个样本记录其产地来源及各模态数据的完整性状态。理论样本全集为 400 个，其中澄迈（CM）200 个、琼中（QZ）200 个。</w:t>
      </w:r>
    </w:p>
    <w:p w14:paraId="376A0F9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进一步核查发现，HSI 光谱数据与滴定法化验值均同步缺失样本 CM-34，表明该样本已在前期实验整理阶段被判定为异常并予以剔除。为保证后续各模态建模时样本集完全一致，将 CM-34 从分析集中排除，最终形成 </w:t>
      </w:r>
      <w:r>
        <w:rPr>
          <w:rStyle w:val="17"/>
          <w:rFonts w:ascii="Times New Roman" w:hAnsi="Times New Roman" w:eastAsia="宋体" w:cs="Times New Roman"/>
          <w:color w:val="000000"/>
          <w:sz w:val="24"/>
          <w:szCs w:val="24"/>
        </w:rPr>
        <w:t>399 个样本的主分析数据集</w:t>
      </w:r>
      <w:r>
        <w:rPr>
          <w:rFonts w:ascii="Times New Roman" w:hAnsi="Times New Roman" w:eastAsia="宋体" w:cs="Times New Roman"/>
          <w:color w:val="000000"/>
          <w:sz w:val="24"/>
          <w:szCs w:val="24"/>
        </w:rPr>
        <w:t>，作为后续全部建模与对比实验的统一输入基础。</w:t>
      </w:r>
    </w:p>
    <w:p w14:paraId="3AA26EDE">
      <w:pPr>
        <w:pStyle w:val="4"/>
        <w:widowControl/>
        <w:numPr>
          <w:ilvl w:val="0"/>
          <w:numId w:val="16"/>
        </w:numPr>
        <w:ind w:left="0" w:leftChars="0" w:firstLine="0" w:firstLineChars="0"/>
        <w:rPr>
          <w:b w:val="0"/>
        </w:rPr>
      </w:pPr>
      <w:r>
        <w:t>理化指标数据清洗与汇总</w:t>
      </w:r>
    </w:p>
    <w:p w14:paraId="480BB1B3">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Style w:val="17"/>
          <w:rFonts w:hint="eastAsia" w:cs="Times New Roman"/>
          <w:color w:val="000000"/>
          <w:sz w:val="24"/>
          <w:szCs w:val="24"/>
          <w:lang w:eastAsia="zh-CN"/>
        </w:rPr>
        <w:t>滴定法化验值处理方面，原始数据包含糖度、酸度、糖酸比与VC含量4项指标</w:t>
      </w:r>
      <w:r>
        <w:rPr>
          <w:rFonts w:ascii="Times New Roman" w:hAnsi="Times New Roman" w:eastAsia="宋体" w:cs="Times New Roman"/>
          <w:color w:val="000000"/>
          <w:sz w:val="24"/>
          <w:szCs w:val="24"/>
        </w:rPr>
        <w:t xml:space="preserve"> 项核心品质指标，数据结构规整、无重复记录。</w:t>
      </w:r>
      <w:r>
        <w:rPr>
          <w:rFonts w:hint="eastAsia" w:cs="Times New Roman"/>
          <w:color w:val="000000"/>
          <w:sz w:val="24"/>
          <w:szCs w:val="24"/>
          <w:lang w:eastAsia="zh-CN"/>
        </w:rPr>
        <w:t>预处理环节主要完成字段名称标准化、样本编号与全局主键体系的映射及排序对齐工作，最终形成涵盖399个样本的标准化品质目标表（399×4）。</w:t>
      </w:r>
    </w:p>
    <w:p w14:paraId="1DA8DE2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液质检测数据处理</w:t>
      </w:r>
      <w:r>
        <w:rPr>
          <w:rFonts w:ascii="Times New Roman" w:hAnsi="Times New Roman" w:eastAsia="宋体" w:cs="Times New Roman"/>
          <w:color w:val="000000"/>
          <w:sz w:val="24"/>
          <w:szCs w:val="24"/>
        </w:rPr>
        <w:t>方面，原始数据包含糖组分、有机酸与氨基酸共 36 项成分指标，每个样本设有 A、B 两个平行重复，原始记录共 800 条。预处理时首先将原始编号解析为</w:t>
      </w:r>
      <w:del w:id="166" w:author="AI写作助手" w:date="2026-04-08T15:57:30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67" w:author="AI写作助手" w:date="2026-04-08T15:57:30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样本编号 + 重复编号</w:t>
      </w:r>
      <w:del w:id="168" w:author="AI写作助手" w:date="2026-04-08T15:57:31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69" w:author="AI写作助手" w:date="2026-04-08T15:57:31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结构，对每个样本的平行样进行一致性核查，确认每个样本均严格对应一组 A/B 重复后，以算术平均值作为各指标的最终测定值。同步计算平行样间的平均绝对差、最大差值与平均变异系数等质量控制指标，用于评估实验重复性。经汇总，液质数据由 800 条重复观测记录压缩为 399 个样本级记录（399×36），与主分析数据集严格对齐。</w:t>
      </w:r>
    </w:p>
    <w:p w14:paraId="455F5DC5">
      <w:pPr>
        <w:pStyle w:val="4"/>
        <w:widowControl/>
        <w:numPr>
          <w:ilvl w:val="0"/>
          <w:numId w:val="16"/>
        </w:numPr>
        <w:ind w:left="0" w:leftChars="0" w:firstLine="0" w:firstLineChars="0"/>
        <w:rPr>
          <w:b w:val="0"/>
        </w:rPr>
      </w:pPr>
      <w:r>
        <w:t>三类光谱数据标准化处理</w:t>
      </w:r>
    </w:p>
    <w:p w14:paraId="216DAE4F">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Style w:val="17"/>
          <w:rFonts w:ascii="Times New Roman" w:hAnsi="Times New Roman" w:eastAsia="宋体" w:cs="Times New Roman"/>
          <w:color w:val="000000"/>
          <w:sz w:val="24"/>
          <w:szCs w:val="24"/>
        </w:rPr>
        <w:t>HSI 高光谱数据</w:t>
      </w:r>
      <w:r>
        <w:rPr>
          <w:rFonts w:ascii="Times New Roman" w:hAnsi="Times New Roman" w:eastAsia="宋体" w:cs="Times New Roman"/>
          <w:color w:val="000000"/>
          <w:sz w:val="24"/>
          <w:szCs w:val="24"/>
        </w:rPr>
        <w:t>覆盖 389.04~1030.58 nm，共 300 个波段。</w:t>
      </w:r>
      <w:del w:id="170" w:author="AI写作助手" w:date="2026-04-08T15:57:33Z" wpsCustomData:desc="补充“地区的”“完成数据”“生成包含”等表述，使数据来源的描述更精准，操作动作的表述更完整，结果的呈现更清晰，提升专业表述的准确性。">
        <mc:AlternateContent>
          <mc:Choice Requires="wpsCustomData">
            <wpsCustomData:revDesc>
              <w:p>
                <w:r>
                  <w:t>补充“地区的”“完成数据”“生成包含”等表述，使数据来源的描述更精准，操作动作的表述更完整，结果的呈现更清晰，提升专业表述的准确性。</w:t>
                </w:r>
              </w:p>
            </wpsCustomData:revDesc>
          </mc:Choice>
        </mc:AlternateContent>
        <w:r>
          <w:rPr>
            <w:rFonts w:ascii="Times New Roman" w:hAnsi="Times New Roman" w:eastAsia="宋体" w:cs="Times New Roman"/>
            <w:color w:val="000000"/>
            <w:sz w:val="24"/>
            <w:szCs w:val="24"/>
          </w:rPr>
          <w:delText>预处理时分别读取澄迈与琼中样本数据，依据统一样本编号合并，并对波段列进行标准化命名与排序，最终得到 399 个样本、300 个波段的 HSI 标准光谱表（399×300）。</w:delText>
        </w:r>
      </w:del>
      <w:ins w:id="171" w:author="AI写作助手" w:date="2026-04-08T15:57:33Z" wpsCustomData:desc="补充“地区的”“完成数据”“生成包含”等表述，使数据来源的描述更精准，操作动作的表述更完整，结果的呈现更清晰，提升专业表述的准确性。">
        <mc:AlternateContent>
          <mc:Choice Requires="wpsCustomData">
            <wpsCustomData:revDesc>
              <w:p>
                <w:r>
                  <w:t>补充“地区的”“完成数据”“生成包含”等表述，使数据来源的描述更精准，操作动作的表述更完整，结果的呈现更清晰，提升专业表述的准确性。</w:t>
                </w:r>
              </w:p>
            </wpsCustomData:revDesc>
          </mc:Choice>
        </mc:AlternateContent>
        <w:r>
          <w:rPr>
            <w:rFonts w:hint="eastAsia" w:cs="Times New Roman"/>
            <w:color w:val="000000"/>
            <w:sz w:val="24"/>
            <w:szCs w:val="24"/>
            <w:lang w:eastAsia="zh-CN"/>
          </w:rPr>
          <w:t>预处理时，分别读取澄迈与琼中地区的样本数据，依据统一样本编号完成数据合并，并对波段列进行标准化命名与排序，最终生成包含399个样本、300个波段的HSI标准光谱表（399×300）。</w:t>
        </w:r>
      </w:ins>
    </w:p>
    <w:p w14:paraId="1C633B86">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Style w:val="17"/>
          <w:rFonts w:ascii="Times New Roman" w:hAnsi="Times New Roman" w:eastAsia="宋体" w:cs="Times New Roman"/>
          <w:color w:val="000000"/>
          <w:sz w:val="24"/>
          <w:szCs w:val="24"/>
        </w:rPr>
        <w:t>R210 近红外光谱数据</w:t>
      </w:r>
      <w:r>
        <w:rPr>
          <w:rFonts w:ascii="Times New Roman" w:hAnsi="Times New Roman" w:eastAsia="宋体" w:cs="Times New Roman"/>
          <w:color w:val="000000"/>
          <w:sz w:val="24"/>
          <w:szCs w:val="24"/>
        </w:rPr>
        <w:t>覆盖 901.74~1701.25 nm，共 228 个波段。</w:t>
      </w:r>
      <w:del w:id="172" w:author="AI写作助手" w:date="2026-04-08T15:57:34Z" wpsCustomData:desc="补充说明原文中预处理步骤在近红外光谱数据处理中的属性和作用，让读者更清楚该流程的合理性和专业性，提升内容的可信度与严谨性。参考来源：红外与近红外光谱常用大数据处理算法 - 文档之家。">
        <mc:AlternateContent>
          <mc:Choice Requires="wpsCustomData">
            <wpsCustomData:revDesc>
              <w:p>
                <w:r>
                  <w:t>补充说明原文中预处理步骤在近红外光谱数据处理中的属性和作用，让读者更清楚该流程的合理性和专业性，提升内容的可信度与严谨性。</w:t>
                </w:r>
                <w:r>
                  <w:t>参考来源：</w:t>
                </w:r>
                <w:hyperlink r:id="rId22">
                  <w:r>
                    <w:t>红外与近红外光谱常用大数据处理算法 - 文档之家</w:t>
                  </w:r>
                </w:hyperlink>
                <w:r>
                  <w:t>。</w:t>
                </w:r>
              </w:p>
            </wpsCustomData:revDesc>
          </mc:Choice>
        </mc:AlternateContent>
        <w:r>
          <w:rPr>
            <w:rFonts w:ascii="Times New Roman" w:hAnsi="Times New Roman" w:eastAsia="宋体" w:cs="Times New Roman"/>
            <w:color w:val="000000"/>
            <w:sz w:val="24"/>
            <w:szCs w:val="24"/>
          </w:rPr>
          <w:delText>预处理流程与 HSI 类似，包括样本编号清洗、波段列标准化、数值化转换与两产地数据拼接，最终形成 399 个样本、228 个波段的标准化近红外光谱数据表（399×228）。</w:delText>
        </w:r>
      </w:del>
      <w:ins w:id="173" w:author="AI写作助手" w:date="2026-04-08T15:57:34Z" wpsCustomData:desc="补充说明原文中预处理步骤在近红外光谱数据处理中的属性和作用，让读者更清楚该流程的合理性和专业性，提升内容的可信度与严谨性。参考来源：红外与近红外光谱常用大数据处理算法 - 文档之家。">
        <mc:AlternateContent>
          <mc:Choice Requires="wpsCustomData">
            <wpsCustomData:revDesc>
              <w:p>
                <w:r>
                  <w:t>补充说明原文中预处理步骤在近红外光谱数据处理中的属性和作用，让读者更清楚该流程的合理性和专业性，提升内容的可信度与严谨性。</w:t>
                </w:r>
                <w:r>
                  <w:t>参考来源：</w:t>
                </w:r>
                <w:hyperlink r:id="rId22">
                  <w:r>
                    <w:t>红外与近红外光谱常用大数据处理算法 - 文档之家</w:t>
                  </w:r>
                </w:hyperlink>
                <w:r>
                  <w:t>。</w:t>
                </w:r>
              </w:p>
            </wpsCustomData:revDesc>
          </mc:Choice>
        </mc:AlternateContent>
        <w:r>
          <w:rPr>
            <w:rFonts w:hint="eastAsia" w:cs="Times New Roman"/>
            <w:color w:val="000000"/>
            <w:sz w:val="24"/>
            <w:szCs w:val="24"/>
            <w:lang w:eastAsia="zh-CN"/>
          </w:rPr>
          <w:t>预处理流程与 HSI 类似，包括样本编号清洗、波段列标准化、数值化转换与两产地数据拼接，这些步骤均属于近红外光谱数据预处理的常见操作，其中样本编号清洗可归为数据异常值处理范畴，波段列标准化能让不同样本的数值范围保持一致，最终形成 399 个样本、228 个波段的标准化近红外光谱数据表（399×228）。</w:t>
        </w:r>
      </w:ins>
    </w:p>
    <w:p w14:paraId="48A8B1C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Style w:val="17"/>
          <w:rFonts w:ascii="Times New Roman" w:hAnsi="Times New Roman" w:eastAsia="宋体" w:cs="Times New Roman"/>
          <w:color w:val="000000"/>
          <w:sz w:val="24"/>
          <w:szCs w:val="24"/>
        </w:rPr>
        <w:t>S960 光谱数据</w:t>
      </w:r>
      <w:r>
        <w:rPr>
          <w:rFonts w:ascii="Times New Roman" w:hAnsi="Times New Roman" w:eastAsia="宋体" w:cs="Times New Roman"/>
          <w:color w:val="000000"/>
          <w:sz w:val="24"/>
          <w:szCs w:val="24"/>
        </w:rPr>
        <w:t>覆盖 189.32~1099.97 nm，是三套仪器中预处理难度最高的数据集。</w:t>
      </w:r>
      <w:del w:id="174" w:author="AI写作助手" w:date="2026-04-08T15:57:36Z" wpsCustomData:desc="调整“仪器采集问题”为“仪器采集存在问题”，使表述更符合汉语语法规范；将“两产地”简化为“两地”，在保持语义的同时让表述更简洁流畅。">
        <mc:AlternateContent>
          <mc:Choice Requires="wpsCustomData">
            <wpsCustomData:revDesc>
              <w:p>
                <w:r>
                  <w:t>调整“仪器采集问题”为“仪器采集存在问题”，使表述更符合汉语语法规范；将“两产地”简化为“两地”，在保持语义的同时让表述更简洁流畅。</w:t>
                </w:r>
              </w:p>
            </wpsCustomData:revDesc>
          </mc:Choice>
        </mc:AlternateContent>
        <w:r>
          <w:rPr>
            <w:rFonts w:ascii="Times New Roman" w:hAnsi="Times New Roman" w:eastAsia="宋体" w:cs="Times New Roman"/>
            <w:color w:val="000000"/>
            <w:sz w:val="24"/>
            <w:szCs w:val="24"/>
          </w:rPr>
          <w:delText>由于仪器采集问题，澄迈样本存在部分波段缺失，同时两产地数据在波段命名精度上存在细微差异。</w:delText>
        </w:r>
      </w:del>
      <w:ins w:id="175" w:author="AI写作助手" w:date="2026-04-08T15:57:36Z" wpsCustomData:desc="调整“仪器采集问题”为“仪器采集存在问题”，使表述更符合汉语语法规范；将“两产地”简化为“两地”，在保持语义的同时让表述更简洁流畅。">
        <mc:AlternateContent>
          <mc:Choice Requires="wpsCustomData">
            <wpsCustomData:revDesc>
              <w:p>
                <w:r>
                  <w:t>调整“仪器采集问题”为“仪器采集存在问题”，使表述更符合汉语语法规范；将“两产地”简化为“两地”，在保持语义的同时让表述更简洁流畅。</w:t>
                </w:r>
              </w:p>
            </wpsCustomData:revDesc>
          </mc:Choice>
        </mc:AlternateContent>
        <w:r>
          <w:rPr>
            <w:rFonts w:hint="eastAsia" w:cs="Times New Roman"/>
            <w:color w:val="000000"/>
            <w:sz w:val="24"/>
            <w:szCs w:val="24"/>
            <w:lang w:eastAsia="zh-CN"/>
          </w:rPr>
          <w:t>由于仪器采集存在问题，澄迈样本存在部分波段缺失，同时两地数据在波段命名精度上存在细微差异。</w:t>
        </w:r>
      </w:ins>
      <w:r>
        <w:rPr>
          <w:rFonts w:ascii="Times New Roman" w:hAnsi="Times New Roman" w:eastAsia="宋体" w:cs="Times New Roman"/>
          <w:color w:val="000000"/>
          <w:sz w:val="24"/>
          <w:szCs w:val="24"/>
        </w:rPr>
        <w:t>对此，首先将所有波段列统一转换为数值型波长表示，通过容差匹配方式消除浮点精度差异导致的</w:t>
      </w:r>
      <w:del w:id="176" w:author="AI写作助手" w:date="2026-04-08T15:57:37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77" w:author="AI写作助手" w:date="2026-04-08T15:57:37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同一波段不同命名</w:t>
      </w:r>
      <w:del w:id="178" w:author="AI写作助手" w:date="2026-04-08T15:57:39Z" wpsCustomData:desc="字符全半角问题">
        <mc:AlternateContent>
          <mc:Choice Requires="wpsCustomData">
            <wpsCustomData:revDesc>
              <w:p>
                <w:r>
                  <w:t>字符全半角问题</w:t>
                </w:r>
              </w:p>
            </wpsCustomData:revDesc>
          </mc:Choice>
        </mc:AlternateContent>
        <w:r>
          <w:rPr>
            <w:rFonts w:ascii="Times New Roman" w:hAnsi="Times New Roman" w:eastAsia="宋体" w:cs="Times New Roman"/>
            <w:color w:val="000000"/>
            <w:sz w:val="24"/>
            <w:szCs w:val="24"/>
          </w:rPr>
          <w:delText>"</w:delText>
        </w:r>
      </w:del>
      <w:ins w:id="179" w:author="AI写作助手" w:date="2026-04-08T15:57:39Z" wpsCustomData:desc="字符全半角问题">
        <mc:AlternateContent>
          <mc:Choice Requires="wpsCustomData">
            <wpsCustomData:revDesc>
              <w:p>
                <w:r>
                  <w:t>字符全半角问题</w:t>
                </w:r>
              </w:p>
            </wpsCustomData:revDesc>
          </mc:Choice>
        </mc:AlternateContent>
        <w:r>
          <w:rPr>
            <w:rFonts w:hint="eastAsia" w:cs="Times New Roman"/>
            <w:color w:val="000000"/>
            <w:sz w:val="24"/>
            <w:szCs w:val="24"/>
            <w:lang w:eastAsia="zh-CN"/>
          </w:rPr>
          <w:t>”</w:t>
        </w:r>
      </w:ins>
      <w:r>
        <w:rPr>
          <w:rFonts w:ascii="Times New Roman" w:hAnsi="Times New Roman" w:eastAsia="宋体" w:cs="Times New Roman"/>
          <w:color w:val="000000"/>
          <w:sz w:val="24"/>
          <w:szCs w:val="24"/>
        </w:rPr>
        <w:t>问题；随后对澄迈与琼中数据进行真实波长对齐，识别出琼中存在而澄迈缺失的 50 个波段。</w:t>
      </w:r>
      <w:del w:id="180" w:author="AI写作助手" w:date="2026-04-08T15:57:40Z" wpsCustomData:desc="将“限制”替换为“限定”，更贴合科研数据处理中范围界定的专业表述；将“避免”替换为“规避”，“造成”替换为“引发”，提升表述的专业严谨度。">
        <mc:AlternateContent>
          <mc:Choice Requires="wpsCustomData">
            <wpsCustomData:revDesc>
              <w:p>
                <w:r>
                  <w:t>将“限制”替换为“限定”，更贴合科研数据处理中范围界定的专业表述；将“避免”替换为“规避”，“造成”替换为“引发”，提升表述的专业严谨度。</w:t>
                </w:r>
              </w:p>
            </wpsCustomData:revDesc>
          </mc:Choice>
        </mc:AlternateContent>
        <w:r>
          <w:rPr>
            <w:rFonts w:ascii="Times New Roman" w:hAnsi="Times New Roman" w:eastAsia="宋体" w:cs="Times New Roman"/>
            <w:color w:val="000000"/>
            <w:sz w:val="24"/>
            <w:szCs w:val="24"/>
          </w:rPr>
          <w:delText>在此基础上，构建了两个版本的 S960 数据集：</w:delText>
        </w:r>
      </w:del>
      <w:del w:id="181" w:author="AI写作助手" w:date="2026-04-08T15:57:40Z" wpsCustomData:desc="将“限制”替换为“限定”，更贴合科研数据处理中范围界定的专业表述；将“避免”替换为“规避”，“造成”替换为“引发”，提升表述的专业严谨度。">
        <mc:AlternateContent>
          <mc:Choice Requires="wpsCustomData">
            <wpsCustomData:revDesc>
              <w:p>
                <w:r>
                  <w:t>将“限制”替换为“限定”，更贴合科研数据处理中范围界定的专业表述；将“避免”替换为“规避”，“造成”替换为“引发”，提升表述的专业严谨度。</w:t>
                </w:r>
              </w:p>
            </wpsCustomData:revDesc>
          </mc:Choice>
        </mc:AlternateContent>
        <w:r>
          <w:rPr>
            <w:rStyle w:val="17"/>
            <w:rFonts w:ascii="Times New Roman" w:hAnsi="Times New Roman" w:eastAsia="宋体" w:cs="Times New Roman"/>
            <w:color w:val="000000"/>
            <w:sz w:val="24"/>
            <w:szCs w:val="24"/>
          </w:rPr>
          <w:delText>公共波段版</w:delText>
        </w:r>
      </w:del>
      <w:del w:id="182" w:author="AI写作助手" w:date="2026-04-08T15:57:40Z" wpsCustomData:desc="将“限制”替换为“限定”，更贴合科研数据处理中范围界定的专业表述；将“避免”替换为“规避”，“造成”替换为“引发”，提升表述的专业严谨度。">
        <mc:AlternateContent>
          <mc:Choice Requires="wpsCustomData">
            <wpsCustomData:revDesc>
              <w:p>
                <w:r>
                  <w:t>将“限制”替换为“限定”，更贴合科研数据处理中范围界定的专业表述；将“避免”替换为“规避”，“造成”替换为“引发”，提升表述的专业严谨度。</w:t>
                </w:r>
              </w:p>
            </wpsCustomData:revDesc>
          </mc:Choice>
        </mc:AlternateContent>
        <w:r>
          <w:rPr>
            <w:rFonts w:ascii="Times New Roman" w:hAnsi="Times New Roman" w:eastAsia="宋体" w:cs="Times New Roman"/>
            <w:color w:val="000000"/>
            <w:sz w:val="24"/>
            <w:szCs w:val="24"/>
          </w:rPr>
          <w:delText>仅保留两地样本均存在的有效波段，用于构建稳健基线模型；</w:delText>
        </w:r>
      </w:del>
      <w:del w:id="183" w:author="AI写作助手" w:date="2026-04-08T15:57:40Z" wpsCustomData:desc="将“限制”替换为“限定”，更贴合科研数据处理中范围界定的专业表述；将“避免”替换为“规避”，“造成”替换为“引发”，提升表述的专业严谨度。">
        <mc:AlternateContent>
          <mc:Choice Requires="wpsCustomData">
            <wpsCustomData:revDesc>
              <w:p>
                <w:r>
                  <w:t>将“限制”替换为“限定”，更贴合科研数据处理中范围界定的专业表述；将“避免”替换为“规避”，“造成”替换为“引发”，提升表述的专业严谨度。</w:t>
                </w:r>
              </w:p>
            </wpsCustomData:revDesc>
          </mc:Choice>
        </mc:AlternateContent>
        <w:r>
          <w:rPr>
            <w:rStyle w:val="17"/>
            <w:rFonts w:ascii="Times New Roman" w:hAnsi="Times New Roman" w:eastAsia="宋体" w:cs="Times New Roman"/>
            <w:color w:val="000000"/>
            <w:sz w:val="24"/>
            <w:szCs w:val="24"/>
          </w:rPr>
          <w:delText>插值实验版</w:delText>
        </w:r>
      </w:del>
      <w:del w:id="184" w:author="AI写作助手" w:date="2026-04-08T15:57:40Z" wpsCustomData:desc="将“限制”替换为“限定”，更贴合科研数据处理中范围界定的专业表述；将“避免”替换为“规避”，“造成”替换为“引发”，提升表述的专业严谨度。">
        <mc:AlternateContent>
          <mc:Choice Requires="wpsCustomData">
            <wpsCustomData:revDesc>
              <w:p>
                <w:r>
                  <w:t>将“限制”替换为“限定”，更贴合科研数据处理中范围界定的专业表述；将“避免”替换为“规避”，“造成”替换为“引发”，提升表述的专业严谨度。</w:t>
                </w:r>
              </w:p>
            </wpsCustomData:revDesc>
          </mc:Choice>
        </mc:AlternateContent>
        <w:r>
          <w:rPr>
            <w:rFonts w:ascii="Times New Roman" w:hAnsi="Times New Roman" w:eastAsia="宋体" w:cs="Times New Roman"/>
            <w:color w:val="000000"/>
            <w:sz w:val="24"/>
            <w:szCs w:val="24"/>
          </w:rPr>
          <w:delText>将插值目标网格限制在澄迈已有有效波段的覆盖范围内，对缺失波段进行区间内插值补全，避免外推造成的伪信号。</w:delText>
        </w:r>
      </w:del>
      <w:ins w:id="185" w:author="AI写作助手" w:date="2026-04-08T15:57:40Z" wpsCustomData:desc="将“限制”替换为“限定”，更贴合科研数据处理中范围界定的专业表述；将“避免”替换为“规避”，“造成”替换为“引发”，提升表述的专业严谨度。">
        <mc:AlternateContent>
          <mc:Choice Requires="wpsCustomData">
            <wpsCustomData:revDesc>
              <w:p>
                <w:r>
                  <w:t>将“限制”替换为“限定”，更贴合科研数据处理中范围界定的专业表述；将“避免”替换为“规避”，“造成”替换为“引发”，提升表述的专业严谨度。</w:t>
                </w:r>
              </w:p>
            </wpsCustomData:revDesc>
          </mc:Choice>
        </mc:AlternateContent>
        <w:r>
          <w:rPr>
            <w:rFonts w:hint="eastAsia" w:cs="Times New Roman"/>
            <w:color w:val="000000"/>
            <w:sz w:val="24"/>
            <w:szCs w:val="24"/>
            <w:lang w:eastAsia="zh-CN"/>
          </w:rPr>
          <w:t>在此基础上，构建了两个版本的S960数据集：公共波段版仅保留两地样本均存在的有效波段，用于构建稳健基线模型；插值实验版将插值目标网格限定在澄迈已有有效波段的覆盖范围内，对缺失波段进行区间内插值补全，规避外推引发的伪信号。</w:t>
        </w:r>
      </w:ins>
      <w:r>
        <w:rPr>
          <w:rFonts w:ascii="Times New Roman" w:hAnsi="Times New Roman" w:eastAsia="宋体" w:cs="Times New Roman"/>
          <w:color w:val="000000"/>
          <w:sz w:val="24"/>
          <w:szCs w:val="24"/>
        </w:rPr>
        <w:t>两个版本均包含 399 个样本、1402 个波段特征（399×1402），分别适用于保守建模与增强建模对比实验。</w:t>
      </w:r>
    </w:p>
    <w:p w14:paraId="4638B0D5">
      <w:pPr>
        <w:pStyle w:val="4"/>
        <w:widowControl/>
        <w:numPr>
          <w:ilvl w:val="0"/>
          <w:numId w:val="16"/>
        </w:numPr>
        <w:ind w:left="0" w:leftChars="0" w:firstLine="0" w:firstLineChars="0"/>
        <w:rPr>
          <w:b w:val="0"/>
        </w:rPr>
      </w:pPr>
      <w:r>
        <w:t>基础光谱预处理</w:t>
      </w:r>
    </w:p>
    <w:p w14:paraId="30B5ED3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del w:id="186" w:author="AI写作助手" w:date="2026-04-08T15:57:42Z" wpsCustomData:desc="补充语句完整性，明确预处理的对象和后续工作内容，让基础光谱预处理部分的开启更自然合理，逻辑衔接更顺畅。">
        <mc:AlternateContent>
          <mc:Choice Requires="wpsCustomData">
            <wpsCustomData:revDesc>
              <w:p>
                <w:r>
                  <w:t>补充语句完整性，明确预处理的对象和后续工作内容，让基础光谱预处理部分的开启更自然合理，逻辑衔接更顺畅。</w:t>
                </w:r>
              </w:p>
            </wpsCustomData:revDesc>
          </mc:Choice>
        </mc:AlternateContent>
        <w:r>
          <w:rPr>
            <w:rFonts w:ascii="Times New Roman" w:hAnsi="Times New Roman" w:eastAsia="宋体" w:cs="Times New Roman"/>
            <w:color w:val="000000"/>
            <w:sz w:val="24"/>
            <w:szCs w:val="24"/>
          </w:rPr>
          <w:delText>在完成原始光谱对齐后，针对</w:delText>
        </w:r>
      </w:del>
      <w:ins w:id="187" w:author="AI写作助手" w:date="2026-04-08T15:57:42Z" wpsCustomData:desc="补充语句完整性，明确预处理的对象和后续工作内容，让基础光谱预处理部分的开启更自然合理，逻辑衔接更顺畅。">
        <mc:AlternateContent>
          <mc:Choice Requires="wpsCustomData">
            <wpsCustomData:revDesc>
              <w:p>
                <w:r>
                  <w:t>补充语句完整性，明确预处理的对象和后续工作内容，让基础光谱预处理部分的开启更自然合理，逻辑衔接更顺畅。</w:t>
                </w:r>
              </w:p>
            </wpsCustomData:revDesc>
          </mc:Choice>
        </mc:AlternateContent>
        <w:r>
          <w:rPr>
            <w:rFonts w:hint="eastAsia" w:cs="Times New Roman"/>
            <w:color w:val="000000"/>
            <w:sz w:val="24"/>
            <w:szCs w:val="24"/>
            <w:lang w:eastAsia="zh-CN"/>
          </w:rPr>
          <w:t>在完成原始光谱对齐后，针对三类不同来源的光谱数据特性，开展基础光谱预处理工作：</w:t>
        </w:r>
      </w:ins>
      <w:r>
        <w:rPr>
          <w:rFonts w:ascii="Times New Roman" w:hAnsi="Times New Roman" w:eastAsia="宋体" w:cs="Times New Roman"/>
          <w:color w:val="000000"/>
          <w:sz w:val="24"/>
          <w:szCs w:val="24"/>
        </w:rPr>
        <w:t xml:space="preserve"> </w:t>
      </w:r>
      <w:del w:id="188" w:author="AI写作助手" w:date="2026-04-08T15:57:43Z" wpsCustomData:desc="添加“选取”一词，使数据处理的起始动作更明确，表述更符合学术写作的严谨性。">
        <mc:AlternateContent>
          <mc:Choice Requires="wpsCustomData">
            <wpsCustomData:revDesc>
              <w:p>
                <w:r>
                  <w:t>添加“选取”一词，使数据处理的起始动作更明确，表述更符合学术写作的严谨性。</w:t>
                </w:r>
              </w:p>
            </wpsCustomData:revDesc>
          </mc:Choice>
        </mc:AlternateContent>
        <w:r>
          <w:rPr>
            <w:rFonts w:ascii="Times New Roman" w:hAnsi="Times New Roman" w:eastAsia="宋体" w:cs="Times New Roman"/>
            <w:color w:val="000000"/>
            <w:sz w:val="24"/>
            <w:szCs w:val="24"/>
          </w:rPr>
          <w:delText>HSI、R210 与 S960 三类光谱数据，进一步构建可直接用于建模的基础预处理版本</w:delText>
        </w:r>
      </w:del>
      <w:ins w:id="189" w:author="AI写作助手" w:date="2026-04-08T15:57:43Z" wpsCustomData:desc="添加“选取”一词，使数据处理的起始动作更明确，表述更符合学术写作的严谨性。">
        <mc:AlternateContent>
          <mc:Choice Requires="wpsCustomData">
            <wpsCustomData:revDesc>
              <w:p>
                <w:r>
                  <w:t>添加“选取”一词，使数据处理的起始动作更明确，表述更符合学术写作的严谨性。</w:t>
                </w:r>
              </w:p>
            </wpsCustomData:revDesc>
          </mc:Choice>
        </mc:AlternateContent>
        <w:r>
          <w:rPr>
            <w:rFonts w:hint="eastAsia" w:cs="Times New Roman"/>
            <w:color w:val="000000"/>
            <w:sz w:val="24"/>
            <w:szCs w:val="24"/>
            <w:lang w:eastAsia="zh-CN"/>
          </w:rPr>
          <w:t>选取HSI、R210 与 S960 三类光谱数据，进一步构建可直接用于建模的基础预处理版本</w:t>
        </w:r>
      </w:ins>
      <w:r>
        <w:rPr>
          <w:rFonts w:ascii="Times New Roman" w:hAnsi="Times New Roman" w:eastAsia="宋体" w:cs="Times New Roman"/>
          <w:color w:val="000000"/>
          <w:sz w:val="24"/>
          <w:szCs w:val="24"/>
        </w:rPr>
        <w:t>，采用以下标准处理策略：</w:t>
      </w:r>
    </w:p>
    <w:p w14:paraId="7E3074AC">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Times New Roman" w:hAnsi="Times New Roman" w:eastAsia="宋体" w:cs="Times New Roman"/>
          <w:color w:val="000000"/>
          <w:sz w:val="24"/>
          <w:szCs w:val="24"/>
        </w:rPr>
      </w:pPr>
      <w:del w:id="190" w:author="AI写作助手" w:date="2026-04-08T15:57:45Z" wpsCustomData:desc="补充了SG平滑的核心原理和技术属性，明确了其相比普通滤波方法的独特优势，让读者更深入理解SG平滑在光谱处理中既能去噪又能保留峰形的原因，提升了内容的专业性和可信度。参考来源：高光谱图像噪声检测及光谱曲线平滑(1)Savitzky Golay Filtering滤波 - 静静的博客 - CSDN博客 ，Savitzky-Golay 滤波器 - 诺诺子 - 博客园 ， c语言 savitzky-golay滤波拟合曲线 - 道客巴巴 。">
        <mc:AlternateContent>
          <mc:Choice Requires="wpsCustomData">
            <wpsCustomData:revDesc>
              <w:p>
                <w:r>
                  <w:t>补充了SG平滑的核心原理和技术属性，明确了其相比普通滤波方法的独特优势，让读者更深入理解SG平滑在光谱处理中既能去噪又能保留峰形的原因，提升了内容的专业性和可信度。</w:t>
                </w:r>
                <w:r>
                  <w:t>参考来源：</w:t>
                </w:r>
                <w:hyperlink r:id="rId23">
                  <w:r>
                    <w:t>高光谱图像噪声检测及光谱曲线平滑(1)Savitzky Golay Filtering滤波 - 静静的博客 - CSDN博客</w:t>
                  </w:r>
                </w:hyperlink>
                <w:r>
                  <w:t> ，</w:t>
                </w:r>
                <w:hyperlink r:id="rId24">
                  <w:r>
                    <w:t>Savitzky-Golay 滤波器 - 诺诺子 - 博客园</w:t>
                  </w:r>
                </w:hyperlink>
                <w:r>
                  <w:t> ，</w:t>
                </w:r>
                <w:hyperlink r:id="rId25">
                  <w:r>
                    <w:t> c语言 savitzky-golay滤波拟合曲线 - 道客巴巴 </w:t>
                  </w:r>
                </w:hyperlink>
                <w:r>
                  <w:t>。</w:t>
                </w:r>
              </w:p>
            </wpsCustomData:revDesc>
          </mc:Choice>
        </mc:AlternateContent>
        <w:r>
          <w:rPr>
            <w:rStyle w:val="17"/>
            <w:rFonts w:ascii="Times New Roman" w:hAnsi="Times New Roman" w:eastAsia="宋体" w:cs="Times New Roman"/>
            <w:color w:val="000000"/>
            <w:sz w:val="24"/>
            <w:szCs w:val="24"/>
          </w:rPr>
          <w:delText>Savitzky–Golay（SG）平滑</w:delText>
        </w:r>
      </w:del>
      <w:del w:id="191" w:author="AI写作助手" w:date="2026-04-08T15:57:45Z" wpsCustomData:desc="补充了SG平滑的核心原理和技术属性，明确了其相比普通滤波方法的独特优势，让读者更深入理解SG平滑在光谱处理中既能去噪又能保留峰形的原因，提升了内容的专业性和可信度。参考来源：高光谱图像噪声检测及光谱曲线平滑(1)Savitzky Golay Filtering滤波 - 静静的博客 - CSDN博客 ，Savitzky-Golay 滤波器 - 诺诺子 - 博客园 ， c语言 savitzky-golay滤波拟合曲线 - 道客巴巴 。">
        <mc:AlternateContent>
          <mc:Choice Requires="wpsCustomData">
            <wpsCustomData:revDesc>
              <w:p>
                <w:r>
                  <w:t>补充了SG平滑的核心原理和技术属性，明确了其相比普通滤波方法的独特优势，让读者更深入理解SG平滑在光谱处理中既能去噪又能保留峰形的原因，提升了内容的专业性和可信度。</w:t>
                </w:r>
                <w:r>
                  <w:t>参考来源：</w:t>
                </w:r>
                <w:hyperlink r:id="rId23">
                  <w:r>
                    <w:t>高光谱图像噪声检测及光谱曲线平滑(1)Savitzky Golay Filtering滤波 - 静静的博客 - CSDN博客</w:t>
                  </w:r>
                </w:hyperlink>
                <w:r>
                  <w:t> ，</w:t>
                </w:r>
                <w:hyperlink r:id="rId24">
                  <w:r>
                    <w:t>Savitzky-Golay 滤波器 - 诺诺子 - 博客园</w:t>
                  </w:r>
                </w:hyperlink>
                <w:r>
                  <w:t> ，</w:t>
                </w:r>
                <w:hyperlink r:id="rId25">
                  <w:r>
                    <w:t> c语言 savitzky-golay滤波拟合曲线 - 道客巴巴 </w:t>
                  </w:r>
                </w:hyperlink>
                <w:r>
                  <w:t>。</w:t>
                </w:r>
              </w:p>
            </wpsCustomData:revDesc>
          </mc:Choice>
        </mc:AlternateContent>
        <w:r>
          <w:rPr>
            <w:rFonts w:ascii="Times New Roman" w:hAnsi="Times New Roman" w:eastAsia="宋体" w:cs="Times New Roman"/>
            <w:color w:val="000000"/>
            <w:sz w:val="24"/>
            <w:szCs w:val="24"/>
          </w:rPr>
          <w:delText>：用于抑制光谱采集过程中的随机噪声，平滑波形变化趋势，同时保留光谱峰形的基本轮廓；</w:delText>
        </w:r>
      </w:del>
      <w:ins w:id="192" w:author="AI写作助手" w:date="2026-04-08T15:57:45Z" wpsCustomData:desc="补充了SG平滑的核心原理和技术属性，明确了其相比普通滤波方法的独特优势，让读者更深入理解SG平滑在光谱处理中既能去噪又能保留峰形的原因，提升了内容的专业性和可信度。参考来源：高光谱图像噪声检测及光谱曲线平滑(1)Savitzky Golay Filtering滤波 - 静静的博客 - CSDN博客 ，Savitzky-Golay 滤波器 - 诺诺子 - 博客园 ， c语言 savitzky-golay滤波拟合曲线 - 道客巴巴 。">
        <mc:AlternateContent>
          <mc:Choice Requires="wpsCustomData">
            <wpsCustomData:revDesc>
              <w:p>
                <w:r>
                  <w:t>补充了SG平滑的核心原理和技术属性，明确了其相比普通滤波方法的独特优势，让读者更深入理解SG平滑在光谱处理中既能去噪又能保留峰形的原因，提升了内容的专业性和可信度。</w:t>
                </w:r>
                <w:r>
                  <w:t>参考来源：</w:t>
                </w:r>
                <w:hyperlink r:id="rId23">
                  <w:r>
                    <w:t>高光谱图像噪声检测及光谱曲线平滑(1)Savitzky Golay Filtering滤波 - 静静的博客 - CSDN博客</w:t>
                  </w:r>
                </w:hyperlink>
                <w:r>
                  <w:t> ，</w:t>
                </w:r>
                <w:hyperlink r:id="rId24">
                  <w:r>
                    <w:t>Savitzky-Golay 滤波器 - 诺诺子 - 博客园</w:t>
                  </w:r>
                </w:hyperlink>
                <w:r>
                  <w:t> ，</w:t>
                </w:r>
                <w:hyperlink r:id="rId25">
                  <w:r>
                    <w:t> c语言 savitzky-golay滤波拟合曲线 - 道客巴巴 </w:t>
                  </w:r>
                </w:hyperlink>
                <w:r>
                  <w:t>。</w:t>
                </w:r>
              </w:p>
            </wpsCustomData:revDesc>
          </mc:Choice>
        </mc:AlternateContent>
        <w:r>
          <w:rPr>
            <w:rStyle w:val="17"/>
            <w:rFonts w:hint="eastAsia" w:cs="Times New Roman"/>
            <w:color w:val="000000"/>
            <w:sz w:val="24"/>
            <w:szCs w:val="24"/>
            <w:lang w:eastAsia="zh-CN"/>
          </w:rPr>
          <w:t>Savitzky–Golay（SG）平滑：作为一种基于局域多项式最小二乘法拟合的线性滤波器，可用于抑制光谱采集过程中的随机噪声，平滑波形变化趋势，它最大的特点在于在滤除噪声的同时，能够确保光谱峰形的形状、宽度等基本轮廓特征不受影响，相比移动平均等其他滤波方法，对原始信号特征的保留效果更优；</w:t>
        </w:r>
      </w:ins>
    </w:p>
    <w:p w14:paraId="6565EE1D">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Times New Roman" w:hAnsi="Times New Roman" w:eastAsia="宋体" w:cs="Times New Roman"/>
          <w:color w:val="000000"/>
          <w:sz w:val="24"/>
          <w:szCs w:val="24"/>
        </w:rPr>
      </w:pPr>
      <w:del w:id="193" w:author="AI写作助手" w:date="2026-04-08T15:57:46Z" wpsCustomData:desc="在保留原文核心信息的基础上，补充了SNV的本质属性、应用场景和额外作用，让读者对SNV的认识更全面，也提升了这段内容的专业性和可信度。参考来源：正太标准变化(Standard Normal Variate Transformation,SNV)_标准正态变换-CSDN博客。">
        <mc:AlternateContent>
          <mc:Choice Requires="wpsCustomData">
            <wpsCustomData:revDesc>
              <w:p>
                <w:r>
                  <w:t>在保留原文核心信息的基础上，补充了SNV的本质属性、应用场景和额外作用，让读者对SNV的认识更全面，也提升了这段内容的专业性和可信度。</w:t>
                </w:r>
                <w:r>
                  <w:t>参考来源：</w:t>
                </w:r>
                <w:hyperlink r:id="rId26">
                  <w:r>
                    <w:t>正太标准变化(Standard Normal Variate Transformation,SNV)_标准正态变换-CSDN博客</w:t>
                  </w:r>
                </w:hyperlink>
                <w:r>
                  <w:t>。</w:t>
                </w:r>
              </w:p>
            </wpsCustomData:revDesc>
          </mc:Choice>
        </mc:AlternateContent>
        <w:r>
          <w:rPr>
            <w:rStyle w:val="17"/>
            <w:rFonts w:ascii="Times New Roman" w:hAnsi="Times New Roman" w:eastAsia="宋体" w:cs="Times New Roman"/>
            <w:color w:val="000000"/>
            <w:sz w:val="24"/>
            <w:szCs w:val="24"/>
          </w:rPr>
          <w:delText>SNV（标准正态变换）​</w:delText>
        </w:r>
      </w:del>
      <w:del w:id="194" w:author="AI写作助手" w:date="2026-04-08T15:57:46Z" wpsCustomData:desc="在保留原文核心信息的基础上，补充了SNV的本质属性、应用场景和额外作用，让读者对SNV的认识更全面，也提升了这段内容的专业性和可信度。参考来源：正太标准变化(Standard Normal Variate Transformation,SNV)_标准正态变换-CSDN博客。">
        <mc:AlternateContent>
          <mc:Choice Requires="wpsCustomData">
            <wpsCustomData:revDesc>
              <w:p>
                <w:r>
                  <w:t>在保留原文核心信息的基础上，补充了SNV的本质属性、应用场景和额外作用，让读者对SNV的认识更全面，也提升了这段内容的专业性和可信度。</w:t>
                </w:r>
                <w:r>
                  <w:t>参考来源：</w:t>
                </w:r>
                <w:hyperlink r:id="rId26">
                  <w:r>
                    <w:t>正太标准变化(Standard Normal Variate Transformation,SNV)_标准正态变换-CSDN博客</w:t>
                  </w:r>
                </w:hyperlink>
                <w:r>
                  <w:t>。</w:t>
                </w:r>
              </w:p>
            </wpsCustomData:revDesc>
          </mc:Choice>
        </mc:AlternateContent>
        <w:r>
          <w:rPr>
            <w:rFonts w:ascii="Times New Roman" w:hAnsi="Times New Roman" w:eastAsia="宋体" w:cs="Times New Roman"/>
            <w:color w:val="000000"/>
            <w:sz w:val="24"/>
            <w:szCs w:val="24"/>
          </w:rPr>
          <w:delText>：对每条光谱进行零均值单位方差归一化，消除样本间由散射效应引起的整体偏移与尺度差异；</w:delText>
        </w:r>
      </w:del>
      <w:ins w:id="195" w:author="AI写作助手" w:date="2026-04-08T15:57:46Z" wpsCustomData:desc="在保留原文核心信息的基础上，补充了SNV的本质属性、应用场景和额外作用，让读者对SNV的认识更全面，也提升了这段内容的专业性和可信度。参考来源：正太标准变化(Standard Normal Variate Transformation,SNV)_标准正态变换-CSDN博客。">
        <mc:AlternateContent>
          <mc:Choice Requires="wpsCustomData">
            <wpsCustomData:revDesc>
              <w:p>
                <w:r>
                  <w:t>在保留原文核心信息的基础上，补充了SNV的本质属性、应用场景和额外作用，让读者对SNV的认识更全面，也提升了这段内容的专业性和可信度。</w:t>
                </w:r>
                <w:r>
                  <w:t>参考来源：</w:t>
                </w:r>
                <w:hyperlink r:id="rId26">
                  <w:r>
                    <w:t>正太标准变化(Standard Normal Variate Transformation,SNV)_标准正态变换-CSDN博客</w:t>
                  </w:r>
                </w:hyperlink>
                <w:r>
                  <w:t>。</w:t>
                </w:r>
              </w:p>
            </wpsCustomData:revDesc>
          </mc:Choice>
        </mc:AlternateContent>
        <w:r>
          <w:rPr>
            <w:rStyle w:val="17"/>
            <w:rFonts w:hint="eastAsia" w:cs="Times New Roman"/>
            <w:color w:val="000000"/>
            <w:sz w:val="24"/>
            <w:szCs w:val="24"/>
            <w:lang w:eastAsia="zh-CN"/>
          </w:rPr>
          <w:t>SNV（标准正态变换）：对每条光谱进行零均值单位方差归一化，消除样本间由散射效应引起的整体偏移与尺度差异；它本质上与Z-Score相同，是光谱分析中常见的预处理方法，也是主成分分析前常用的归一化操作，能让光谱数据更符合正态分布，增强数据稳定性。</w:t>
        </w:r>
      </w:ins>
    </w:p>
    <w:p w14:paraId="116DCE76">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Times New Roman" w:hAnsi="Times New Roman" w:eastAsia="宋体" w:cs="Times New Roman"/>
          <w:color w:val="000000"/>
          <w:sz w:val="24"/>
          <w:szCs w:val="24"/>
        </w:rPr>
      </w:pPr>
      <w:del w:id="196" w:author="AI写作助手" w:date="2026-04-08T15:57:48Z" wpsCustomData:desc="补充了MSC的应用场景、具体校正步骤和校正后的实际作用，让原文的表述更专业、详实，既丰富了技术细节，也明确了该方法的实际价值，提升了内容的可信度和实用性。参考来源：高光谱数据之多元散射校正-CSDN博客 ，多元散射校正_百度文库 ，多元散射校正技术用于近红外定标波长组合的优选研究-学术点评。">
        <mc:AlternateContent>
          <mc:Choice Requires="wpsCustomData">
            <wpsCustomData:revDesc>
              <w:p>
                <w:r>
                  <w:t>补充了MSC的应用场景、具体校正步骤和校正后的实际作用，让原文的表述更专业、详实，既丰富了技术细节，也明确了该方法的实际价值，提升了内容的可信度和实用性。</w:t>
                </w:r>
                <w:r>
                  <w:t>参考来源：</w:t>
                </w:r>
                <w:hyperlink r:id="rId27">
                  <w:r>
                    <w:t>高光谱数据之多元散射校正-CSDN博客</w:t>
                  </w:r>
                </w:hyperlink>
                <w:r>
                  <w:t> ，</w:t>
                </w:r>
                <w:hyperlink r:id="rId28">
                  <w:r>
                    <w:t>多元散射校正_百度文库</w:t>
                  </w:r>
                </w:hyperlink>
                <w:r>
                  <w:t> ，</w:t>
                </w:r>
                <w:hyperlink r:id="rId29">
                  <w:r>
                    <w:t>多元散射校正技术用于近红外定标波长组合的优选研究-学术点评</w:t>
                  </w:r>
                </w:hyperlink>
                <w:r>
                  <w:t>。</w:t>
                </w:r>
              </w:p>
            </wpsCustomData:revDesc>
          </mc:Choice>
        </mc:AlternateContent>
        <w:r>
          <w:rPr>
            <w:rStyle w:val="17"/>
            <w:rFonts w:ascii="Times New Roman" w:hAnsi="Times New Roman" w:eastAsia="宋体" w:cs="Times New Roman"/>
            <w:color w:val="000000"/>
            <w:sz w:val="24"/>
            <w:szCs w:val="24"/>
          </w:rPr>
          <w:delText>MSC（多元散射校正）​</w:delText>
        </w:r>
      </w:del>
      <w:del w:id="197" w:author="AI写作助手" w:date="2026-04-08T15:57:48Z" wpsCustomData:desc="补充了MSC的应用场景、具体校正步骤和校正后的实际作用，让原文的表述更专业、详实，既丰富了技术细节，也明确了该方法的实际价值，提升了内容的可信度和实用性。参考来源：高光谱数据之多元散射校正-CSDN博客 ，多元散射校正_百度文库 ，多元散射校正技术用于近红外定标波长组合的优选研究-学术点评。">
        <mc:AlternateContent>
          <mc:Choice Requires="wpsCustomData">
            <wpsCustomData:revDesc>
              <w:p>
                <w:r>
                  <w:t>补充了MSC的应用场景、具体校正步骤和校正后的实际作用，让原文的表述更专业、详实，既丰富了技术细节，也明确了该方法的实际价值，提升了内容的可信度和实用性。</w:t>
                </w:r>
                <w:r>
                  <w:t>参考来源：</w:t>
                </w:r>
                <w:hyperlink r:id="rId27">
                  <w:r>
                    <w:t>高光谱数据之多元散射校正-CSDN博客</w:t>
                  </w:r>
                </w:hyperlink>
                <w:r>
                  <w:t> ，</w:t>
                </w:r>
                <w:hyperlink r:id="rId28">
                  <w:r>
                    <w:t>多元散射校正_百度文库</w:t>
                  </w:r>
                </w:hyperlink>
                <w:r>
                  <w:t> ，</w:t>
                </w:r>
                <w:hyperlink r:id="rId29">
                  <w:r>
                    <w:t>多元散射校正技术用于近红外定标波长组合的优选研究-学术点评</w:t>
                  </w:r>
                </w:hyperlink>
                <w:r>
                  <w:t>。</w:t>
                </w:r>
              </w:p>
            </wpsCustomData:revDesc>
          </mc:Choice>
        </mc:AlternateContent>
        <w:r>
          <w:rPr>
            <w:rFonts w:ascii="Times New Roman" w:hAnsi="Times New Roman" w:eastAsia="宋体" w:cs="Times New Roman"/>
            <w:color w:val="000000"/>
            <w:sz w:val="24"/>
            <w:szCs w:val="24"/>
          </w:rPr>
          <w:delText>：以全体样本均值光谱为参考，校正由颗粒状态与表面特性差异造成的散射影响。</w:delText>
        </w:r>
      </w:del>
      <w:ins w:id="198" w:author="AI写作助手" w:date="2026-04-08T15:57:48Z" wpsCustomData:desc="补充了MSC的应用场景、具体校正步骤和校正后的实际作用，让原文的表述更专业、详实，既丰富了技术细节，也明确了该方法的实际价值，提升了内容的可信度和实用性。参考来源：高光谱数据之多元散射校正-CSDN博客 ，多元散射校正_百度文库 ，多元散射校正技术用于近红外定标波长组合的优选研究-学术点评。">
        <mc:AlternateContent>
          <mc:Choice Requires="wpsCustomData">
            <wpsCustomData:revDesc>
              <w:p>
                <w:r>
                  <w:t>补充了MSC的应用场景、具体校正步骤和校正后的实际作用，让原文的表述更专业、详实，既丰富了技术细节，也明确了该方法的实际价值，提升了内容的可信度和实用性。</w:t>
                </w:r>
                <w:r>
                  <w:t>参考来源：</w:t>
                </w:r>
                <w:hyperlink r:id="rId27">
                  <w:r>
                    <w:t>高光谱数据之多元散射校正-CSDN博客</w:t>
                  </w:r>
                </w:hyperlink>
                <w:r>
                  <w:t> ，</w:t>
                </w:r>
                <w:hyperlink r:id="rId28">
                  <w:r>
                    <w:t>多元散射校正_百度文库</w:t>
                  </w:r>
                </w:hyperlink>
                <w:r>
                  <w:t> ，</w:t>
                </w:r>
                <w:hyperlink r:id="rId29">
                  <w:r>
                    <w:t>多元散射校正技术用于近红外定标波长组合的优选研究-学术点评</w:t>
                  </w:r>
                </w:hyperlink>
                <w:r>
                  <w:t>。</w:t>
                </w:r>
              </w:p>
            </wpsCustomData:revDesc>
          </mc:Choice>
        </mc:AlternateContent>
        <w:r>
          <w:rPr>
            <w:rStyle w:val="17"/>
            <w:rFonts w:hint="eastAsia" w:cs="Times New Roman"/>
            <w:color w:val="000000"/>
            <w:sz w:val="24"/>
            <w:szCs w:val="24"/>
            <w:lang w:eastAsia="zh-CN"/>
          </w:rPr>
          <w:t>MSC（多元散射校正）是高光谱数据预处理常用算法之一，以全体样本均值光谱为参考，将每个样本光谱与该均值光谱进行一元线性回归，求得线性平移量和倾斜偏移量，通过减去线性平移量、除以回归系数，校正由颗粒状态与表面特性差异造成的散射影响，从而有效消除散射水平不同带来的光谱差异，增强光谱与成分含量相关信息的相关性，提高光谱信噪比。</w:t>
        </w:r>
      </w:ins>
    </w:p>
    <w:p w14:paraId="264EBD7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每类光谱数据均按</w:t>
      </w:r>
      <w:r>
        <w:rPr>
          <w:rStyle w:val="17"/>
          <w:rFonts w:ascii="Times New Roman" w:hAnsi="Times New Roman" w:eastAsia="宋体" w:cs="Times New Roman"/>
          <w:color w:val="000000"/>
          <w:sz w:val="24"/>
          <w:szCs w:val="24"/>
        </w:rPr>
        <w:t>原始对齐版</w:t>
      </w:r>
      <w:r>
        <w:rPr>
          <w:rFonts w:ascii="Times New Roman" w:hAnsi="Times New Roman" w:eastAsia="宋体" w:cs="Times New Roman"/>
          <w:color w:val="000000"/>
          <w:sz w:val="24"/>
          <w:szCs w:val="24"/>
        </w:rPr>
        <w:t>（raw aligned）与</w:t>
      </w:r>
      <w:r>
        <w:rPr>
          <w:rStyle w:val="17"/>
          <w:rFonts w:ascii="Times New Roman" w:hAnsi="Times New Roman" w:eastAsia="宋体" w:cs="Times New Roman"/>
          <w:color w:val="000000"/>
          <w:sz w:val="24"/>
          <w:szCs w:val="24"/>
        </w:rPr>
        <w:t>基础建模版</w:t>
      </w:r>
      <w:r>
        <w:rPr>
          <w:rFonts w:ascii="Times New Roman" w:hAnsi="Times New Roman" w:eastAsia="宋体" w:cs="Times New Roman"/>
          <w:color w:val="000000"/>
          <w:sz w:val="24"/>
          <w:szCs w:val="24"/>
        </w:rPr>
        <w:t>（SG+SNV、SG+MSC）两层结构分别保存，既保证原始信息的可追溯性，又便于后续开展不同预处理方案的消融对比实验。</w:t>
      </w:r>
    </w:p>
    <w:p w14:paraId="3EE888E2">
      <w:pPr>
        <w:pStyle w:val="4"/>
        <w:widowControl/>
        <w:numPr>
          <w:ilvl w:val="0"/>
          <w:numId w:val="16"/>
        </w:numPr>
        <w:ind w:left="0" w:leftChars="0" w:firstLine="0" w:firstLineChars="0"/>
        <w:rPr>
          <w:b w:val="0"/>
        </w:rPr>
      </w:pPr>
      <w:r>
        <w:t>多模态融合数据构建</w:t>
      </w:r>
    </w:p>
    <w:p w14:paraId="1B99F67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为支撑后续</w:t>
      </w:r>
      <w:r>
        <w:rPr>
          <w:rFonts w:hint="eastAsia" w:cs="Times New Roman"/>
          <w:color w:val="000000"/>
          <w:sz w:val="24"/>
          <w:szCs w:val="24"/>
          <w:lang w:eastAsia="zh-CN"/>
        </w:rPr>
        <w:t>“</w:t>
      </w:r>
      <w:r>
        <w:rPr>
          <w:rFonts w:ascii="Times New Roman" w:hAnsi="Times New Roman" w:eastAsia="宋体" w:cs="Times New Roman"/>
          <w:color w:val="000000"/>
          <w:sz w:val="24"/>
          <w:szCs w:val="24"/>
        </w:rPr>
        <w:t>单仪器建模</w:t>
      </w:r>
      <w:r>
        <w:rPr>
          <w:rFonts w:hint="eastAsia" w:cs="Times New Roman"/>
          <w:color w:val="000000"/>
          <w:sz w:val="24"/>
          <w:szCs w:val="24"/>
          <w:lang w:eastAsia="zh-CN"/>
        </w:rPr>
        <w:t>”</w:t>
      </w:r>
      <w:r>
        <w:rPr>
          <w:rFonts w:ascii="Times New Roman" w:hAnsi="Times New Roman" w:eastAsia="宋体" w:cs="Times New Roman"/>
          <w:color w:val="000000"/>
          <w:sz w:val="24"/>
          <w:szCs w:val="24"/>
        </w:rPr>
        <w:t>与</w:t>
      </w:r>
      <w:r>
        <w:rPr>
          <w:rFonts w:hint="eastAsia" w:cs="Times New Roman"/>
          <w:color w:val="000000"/>
          <w:sz w:val="24"/>
          <w:szCs w:val="24"/>
          <w:lang w:eastAsia="zh-CN"/>
        </w:rPr>
        <w:t>“</w:t>
      </w:r>
      <w:r>
        <w:rPr>
          <w:rFonts w:ascii="Times New Roman" w:hAnsi="Times New Roman" w:eastAsia="宋体" w:cs="Times New Roman"/>
          <w:color w:val="000000"/>
          <w:sz w:val="24"/>
          <w:szCs w:val="24"/>
        </w:rPr>
        <w:t>多仪器融合建模</w:t>
      </w:r>
      <w:r>
        <w:rPr>
          <w:rFonts w:hint="eastAsia" w:cs="Times New Roman"/>
          <w:color w:val="000000"/>
          <w:sz w:val="24"/>
          <w:szCs w:val="24"/>
          <w:lang w:eastAsia="zh-CN"/>
        </w:rPr>
        <w:t>”</w:t>
      </w:r>
      <w:r>
        <w:rPr>
          <w:rFonts w:ascii="Times New Roman" w:hAnsi="Times New Roman" w:eastAsia="宋体" w:cs="Times New Roman"/>
          <w:color w:val="000000"/>
          <w:sz w:val="24"/>
          <w:szCs w:val="24"/>
        </w:rPr>
        <w:t>的系统对比，在完成单仪器数据清洗后，以 399 个样本的统一主分析集为基础，通过样本编号严格一对一对齐，构建了以下多种融合数据集：HSI+R210 双仪器融合、HSI+S960 双仪器融合、R210+S960 双仪器融合，以及 HSI+R210+S960 三仪器全融合。</w:t>
      </w:r>
      <w:r>
        <w:rPr>
          <w:rFonts w:hint="eastAsia" w:cs="Times New Roman"/>
          <w:color w:val="000000"/>
          <w:sz w:val="24"/>
          <w:szCs w:val="24"/>
          <w:lang w:eastAsia="zh-CN"/>
        </w:rPr>
        <w:t>同时选取不同仪器在重叠波段区间内的交集版数据予以保留，用于探究多仪器间的互补性与冗余性。</w:t>
      </w:r>
      <w:r>
        <w:rPr>
          <w:rFonts w:ascii="Times New Roman" w:hAnsi="Times New Roman" w:eastAsia="宋体" w:cs="Times New Roman"/>
          <w:color w:val="000000"/>
          <w:sz w:val="24"/>
          <w:szCs w:val="24"/>
        </w:rPr>
        <w:t>最终，三仪器全融合表包含 399 个样本、</w:t>
      </w:r>
      <w:r>
        <w:rPr>
          <w:rStyle w:val="17"/>
          <w:rFonts w:ascii="Times New Roman" w:hAnsi="Times New Roman" w:eastAsia="宋体" w:cs="Times New Roman"/>
          <w:color w:val="000000"/>
          <w:sz w:val="24"/>
          <w:szCs w:val="24"/>
        </w:rPr>
        <w:t>1930 个特征变量</w:t>
      </w:r>
      <w:r>
        <w:rPr>
          <w:rFonts w:ascii="Times New Roman" w:hAnsi="Times New Roman" w:eastAsia="宋体" w:cs="Times New Roman"/>
          <w:color w:val="000000"/>
          <w:sz w:val="24"/>
          <w:szCs w:val="24"/>
        </w:rPr>
        <w:t>（399×1930），可直接作为后续多模态品质预测与产地溯源模型的输入数据。</w:t>
      </w:r>
    </w:p>
    <w:p w14:paraId="08C5682C">
      <w:pPr>
        <w:pStyle w:val="4"/>
        <w:widowControl/>
        <w:numPr>
          <w:ilvl w:val="0"/>
          <w:numId w:val="16"/>
        </w:numPr>
        <w:ind w:left="0" w:leftChars="0" w:firstLine="0" w:firstLineChars="0"/>
        <w:rPr>
          <w:b w:val="0"/>
        </w:rPr>
      </w:pPr>
      <w:r>
        <w:t>预处理结果汇总</w:t>
      </w:r>
    </w:p>
    <w:p w14:paraId="6DF5A59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经过上述处理，本研究最终形成一套结构统一、样本一致、可直接用于建模的标准化数据资产，核心数据集规格如下表所示。</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5"/>
        <w:gridCol w:w="1070"/>
        <w:gridCol w:w="1310"/>
        <w:gridCol w:w="3005"/>
      </w:tblGrid>
      <w:tr w14:paraId="171C6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498F6C6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数据集名称</w:t>
            </w:r>
          </w:p>
        </w:tc>
        <w:tc>
          <w:tcPr>
            <w:tcW w:w="0" w:type="auto"/>
            <w:shd w:val="clear" w:color="auto" w:fill="auto"/>
            <w:tcMar>
              <w:top w:w="80" w:type="dxa"/>
              <w:left w:w="160" w:type="dxa"/>
              <w:bottom w:w="80" w:type="dxa"/>
              <w:right w:w="160" w:type="dxa"/>
            </w:tcMar>
            <w:vAlign w:val="center"/>
          </w:tcPr>
          <w:p w14:paraId="1E9E879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样本数</w:t>
            </w:r>
          </w:p>
        </w:tc>
        <w:tc>
          <w:tcPr>
            <w:tcW w:w="0" w:type="auto"/>
            <w:shd w:val="clear" w:color="auto" w:fill="auto"/>
            <w:tcMar>
              <w:top w:w="80" w:type="dxa"/>
              <w:left w:w="160" w:type="dxa"/>
              <w:bottom w:w="80" w:type="dxa"/>
              <w:right w:w="160" w:type="dxa"/>
            </w:tcMar>
            <w:vAlign w:val="center"/>
          </w:tcPr>
          <w:p w14:paraId="3A5C433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特征维度</w:t>
            </w:r>
          </w:p>
        </w:tc>
        <w:tc>
          <w:tcPr>
            <w:tcW w:w="0" w:type="auto"/>
            <w:shd w:val="clear" w:color="auto" w:fill="auto"/>
            <w:tcMar>
              <w:top w:w="80" w:type="dxa"/>
              <w:left w:w="160" w:type="dxa"/>
              <w:bottom w:w="80" w:type="dxa"/>
              <w:right w:w="160" w:type="dxa"/>
            </w:tcMar>
            <w:vAlign w:val="center"/>
          </w:tcPr>
          <w:p w14:paraId="10DB781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说明</w:t>
            </w:r>
          </w:p>
        </w:tc>
      </w:tr>
      <w:tr w14:paraId="5C882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132813D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滴定法品质目标表</w:t>
            </w:r>
          </w:p>
        </w:tc>
        <w:tc>
          <w:tcPr>
            <w:tcW w:w="0" w:type="auto"/>
            <w:shd w:val="clear" w:color="auto" w:fill="auto"/>
            <w:tcMar>
              <w:top w:w="80" w:type="dxa"/>
              <w:left w:w="160" w:type="dxa"/>
              <w:bottom w:w="80" w:type="dxa"/>
              <w:right w:w="160" w:type="dxa"/>
            </w:tcMar>
            <w:vAlign w:val="center"/>
          </w:tcPr>
          <w:p w14:paraId="2AC9846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061ED5B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4</w:t>
            </w:r>
          </w:p>
        </w:tc>
        <w:tc>
          <w:tcPr>
            <w:tcW w:w="0" w:type="auto"/>
            <w:shd w:val="clear" w:color="auto" w:fill="auto"/>
            <w:tcMar>
              <w:top w:w="80" w:type="dxa"/>
              <w:left w:w="160" w:type="dxa"/>
              <w:bottom w:w="80" w:type="dxa"/>
              <w:right w:w="160" w:type="dxa"/>
            </w:tcMar>
            <w:vAlign w:val="center"/>
          </w:tcPr>
          <w:p w14:paraId="7ECF6FC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糖度、酸度、糖酸比、VC</w:t>
            </w:r>
          </w:p>
        </w:tc>
      </w:tr>
      <w:tr w14:paraId="36DD3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03F2C5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液质样本级目标表</w:t>
            </w:r>
          </w:p>
        </w:tc>
        <w:tc>
          <w:tcPr>
            <w:tcW w:w="0" w:type="auto"/>
            <w:shd w:val="clear" w:color="auto" w:fill="auto"/>
            <w:tcMar>
              <w:top w:w="80" w:type="dxa"/>
              <w:left w:w="160" w:type="dxa"/>
              <w:bottom w:w="80" w:type="dxa"/>
              <w:right w:w="160" w:type="dxa"/>
            </w:tcMar>
            <w:vAlign w:val="center"/>
          </w:tcPr>
          <w:p w14:paraId="135503E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245DF00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36</w:t>
            </w:r>
          </w:p>
        </w:tc>
        <w:tc>
          <w:tcPr>
            <w:tcW w:w="0" w:type="auto"/>
            <w:shd w:val="clear" w:color="auto" w:fill="auto"/>
            <w:tcMar>
              <w:top w:w="80" w:type="dxa"/>
              <w:left w:w="160" w:type="dxa"/>
              <w:bottom w:w="80" w:type="dxa"/>
              <w:right w:w="160" w:type="dxa"/>
            </w:tcMar>
            <w:vAlign w:val="center"/>
          </w:tcPr>
          <w:p w14:paraId="72DB90A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糖组分、有机酸、氨基酸</w:t>
            </w:r>
          </w:p>
        </w:tc>
      </w:tr>
      <w:tr w14:paraId="38EC2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33C19A5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HSI 光谱表</w:t>
            </w:r>
          </w:p>
        </w:tc>
        <w:tc>
          <w:tcPr>
            <w:tcW w:w="0" w:type="auto"/>
            <w:shd w:val="clear" w:color="auto" w:fill="auto"/>
            <w:tcMar>
              <w:top w:w="80" w:type="dxa"/>
              <w:left w:w="160" w:type="dxa"/>
              <w:bottom w:w="80" w:type="dxa"/>
              <w:right w:w="160" w:type="dxa"/>
            </w:tcMar>
            <w:vAlign w:val="center"/>
          </w:tcPr>
          <w:p w14:paraId="7274CF1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610DC275">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300</w:t>
            </w:r>
          </w:p>
        </w:tc>
        <w:tc>
          <w:tcPr>
            <w:tcW w:w="0" w:type="auto"/>
            <w:shd w:val="clear" w:color="auto" w:fill="auto"/>
            <w:tcMar>
              <w:top w:w="80" w:type="dxa"/>
              <w:left w:w="160" w:type="dxa"/>
              <w:bottom w:w="80" w:type="dxa"/>
              <w:right w:w="160" w:type="dxa"/>
            </w:tcMar>
            <w:vAlign w:val="center"/>
          </w:tcPr>
          <w:p w14:paraId="10729C96">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389~1031 nm</w:t>
            </w:r>
          </w:p>
        </w:tc>
      </w:tr>
      <w:tr w14:paraId="7B2BE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8713443">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R210 光谱表</w:t>
            </w:r>
          </w:p>
        </w:tc>
        <w:tc>
          <w:tcPr>
            <w:tcW w:w="0" w:type="auto"/>
            <w:shd w:val="clear" w:color="auto" w:fill="auto"/>
            <w:tcMar>
              <w:top w:w="80" w:type="dxa"/>
              <w:left w:w="160" w:type="dxa"/>
              <w:bottom w:w="80" w:type="dxa"/>
              <w:right w:w="160" w:type="dxa"/>
            </w:tcMar>
            <w:vAlign w:val="center"/>
          </w:tcPr>
          <w:p w14:paraId="211E6ED1">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26F1233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228</w:t>
            </w:r>
          </w:p>
        </w:tc>
        <w:tc>
          <w:tcPr>
            <w:tcW w:w="0" w:type="auto"/>
            <w:shd w:val="clear" w:color="auto" w:fill="auto"/>
            <w:tcMar>
              <w:top w:w="80" w:type="dxa"/>
              <w:left w:w="160" w:type="dxa"/>
              <w:bottom w:w="80" w:type="dxa"/>
              <w:right w:w="160" w:type="dxa"/>
            </w:tcMar>
            <w:vAlign w:val="center"/>
          </w:tcPr>
          <w:p w14:paraId="3D67F370">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902~1701 nm</w:t>
            </w:r>
          </w:p>
        </w:tc>
      </w:tr>
      <w:tr w14:paraId="5D3D0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73E9E4CA">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S960 公共波段表</w:t>
            </w:r>
          </w:p>
        </w:tc>
        <w:tc>
          <w:tcPr>
            <w:tcW w:w="0" w:type="auto"/>
            <w:shd w:val="clear" w:color="auto" w:fill="auto"/>
            <w:tcMar>
              <w:top w:w="80" w:type="dxa"/>
              <w:left w:w="160" w:type="dxa"/>
              <w:bottom w:w="80" w:type="dxa"/>
              <w:right w:w="160" w:type="dxa"/>
            </w:tcMar>
            <w:vAlign w:val="center"/>
          </w:tcPr>
          <w:p w14:paraId="6401BA6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4AAF771B">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1402</w:t>
            </w:r>
          </w:p>
        </w:tc>
        <w:tc>
          <w:tcPr>
            <w:tcW w:w="0" w:type="auto"/>
            <w:shd w:val="clear" w:color="auto" w:fill="auto"/>
            <w:tcMar>
              <w:top w:w="80" w:type="dxa"/>
              <w:left w:w="160" w:type="dxa"/>
              <w:bottom w:w="80" w:type="dxa"/>
              <w:right w:w="160" w:type="dxa"/>
            </w:tcMar>
            <w:vAlign w:val="center"/>
          </w:tcPr>
          <w:p w14:paraId="6F43ABEF">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189~1100 nm，保守版</w:t>
            </w:r>
          </w:p>
        </w:tc>
      </w:tr>
      <w:tr w14:paraId="0DAD0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2D81EA2">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S960 插值实验表</w:t>
            </w:r>
          </w:p>
        </w:tc>
        <w:tc>
          <w:tcPr>
            <w:tcW w:w="0" w:type="auto"/>
            <w:shd w:val="clear" w:color="auto" w:fill="auto"/>
            <w:tcMar>
              <w:top w:w="80" w:type="dxa"/>
              <w:left w:w="160" w:type="dxa"/>
              <w:bottom w:w="80" w:type="dxa"/>
              <w:right w:w="160" w:type="dxa"/>
            </w:tcMar>
            <w:vAlign w:val="center"/>
          </w:tcPr>
          <w:p w14:paraId="2486A9FD">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099AE45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1402</w:t>
            </w:r>
          </w:p>
        </w:tc>
        <w:tc>
          <w:tcPr>
            <w:tcW w:w="0" w:type="auto"/>
            <w:shd w:val="clear" w:color="auto" w:fill="auto"/>
            <w:tcMar>
              <w:top w:w="80" w:type="dxa"/>
              <w:left w:w="160" w:type="dxa"/>
              <w:bottom w:w="80" w:type="dxa"/>
              <w:right w:w="160" w:type="dxa"/>
            </w:tcMar>
            <w:vAlign w:val="center"/>
          </w:tcPr>
          <w:p w14:paraId="7EF2FD24">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189~1100 nm，增强版</w:t>
            </w:r>
          </w:p>
        </w:tc>
      </w:tr>
      <w:tr w14:paraId="77A3E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035E4CDC">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三仪器全融合表</w:t>
            </w:r>
          </w:p>
        </w:tc>
        <w:tc>
          <w:tcPr>
            <w:tcW w:w="0" w:type="auto"/>
            <w:shd w:val="clear" w:color="auto" w:fill="auto"/>
            <w:tcMar>
              <w:top w:w="80" w:type="dxa"/>
              <w:left w:w="160" w:type="dxa"/>
              <w:bottom w:w="80" w:type="dxa"/>
              <w:right w:w="160" w:type="dxa"/>
            </w:tcMar>
            <w:vAlign w:val="center"/>
          </w:tcPr>
          <w:p w14:paraId="1E2114C9">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399</w:t>
            </w:r>
          </w:p>
        </w:tc>
        <w:tc>
          <w:tcPr>
            <w:tcW w:w="0" w:type="auto"/>
            <w:shd w:val="clear" w:color="auto" w:fill="auto"/>
            <w:tcMar>
              <w:top w:w="80" w:type="dxa"/>
              <w:left w:w="160" w:type="dxa"/>
              <w:bottom w:w="80" w:type="dxa"/>
              <w:right w:w="160" w:type="dxa"/>
            </w:tcMar>
            <w:vAlign w:val="center"/>
          </w:tcPr>
          <w:p w14:paraId="42642D48">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1930</w:t>
            </w:r>
          </w:p>
        </w:tc>
        <w:tc>
          <w:tcPr>
            <w:tcW w:w="0" w:type="auto"/>
            <w:shd w:val="clear" w:color="auto" w:fill="auto"/>
            <w:tcMar>
              <w:top w:w="80" w:type="dxa"/>
              <w:left w:w="160" w:type="dxa"/>
              <w:bottom w:w="80" w:type="dxa"/>
              <w:right w:w="160" w:type="dxa"/>
            </w:tcMar>
            <w:vAlign w:val="center"/>
          </w:tcPr>
          <w:p w14:paraId="585FB70E">
            <w:pPr>
              <w:keepNext w:val="0"/>
              <w:keepLines w:val="0"/>
              <w:widowControl/>
              <w:suppressLineNumbers w:val="0"/>
              <w:jc w:val="left"/>
              <w:rPr>
                <w:color w:val="000000"/>
              </w:rPr>
            </w:pPr>
            <w:r>
              <w:rPr>
                <w:rFonts w:ascii="宋体" w:hAnsi="宋体" w:eastAsia="宋体" w:cs="宋体"/>
                <w:color w:val="000000"/>
                <w:kern w:val="0"/>
                <w:sz w:val="24"/>
                <w:szCs w:val="24"/>
                <w:lang w:val="en-US" w:eastAsia="zh-CN" w:bidi="ar"/>
              </w:rPr>
              <w:t>HSI+R210+S960</w:t>
            </w:r>
          </w:p>
        </w:tc>
      </w:tr>
    </w:tbl>
    <w:p w14:paraId="34A2AC8C">
      <w:pPr>
        <w:pStyle w:val="11"/>
        <w:widowControl/>
        <w:pBdr>
          <w:top w:val="none" w:color="auto" w:sz="0" w:space="0"/>
          <w:left w:val="none" w:color="auto" w:sz="0" w:space="0"/>
          <w:bottom w:val="none" w:color="auto" w:sz="0" w:space="0"/>
          <w:right w:val="none" w:color="auto" w:sz="0" w:space="0"/>
        </w:pBdr>
        <w:rPr>
          <w:rFonts w:hint="eastAsia" w:ascii="Times New Roman" w:hAnsi="Times New Roman" w:eastAsia="宋体" w:cs="Times New Roman"/>
          <w:color w:val="000000"/>
          <w:sz w:val="24"/>
          <w:szCs w:val="24"/>
          <w:lang w:eastAsia="zh-CN"/>
        </w:rPr>
      </w:pPr>
      <w:r>
        <w:rPr>
          <w:rFonts w:hint="eastAsia" w:cs="Times New Roman"/>
          <w:color w:val="000000"/>
          <w:sz w:val="24"/>
          <w:szCs w:val="24"/>
          <w:lang w:eastAsia="zh-CN"/>
        </w:rPr>
        <w:t>此外，本研究还留存了平行样重复性质控表、波段缺失报告与输出表汇总清单等中间结果文件，保障整个数据预处理流程具备良好的可追溯性与可复现性。</w:t>
      </w:r>
    </w:p>
    <w:p w14:paraId="02594BF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EAAD5"/>
    <w:multiLevelType w:val="singleLevel"/>
    <w:tmpl w:val="80BEAAD5"/>
    <w:lvl w:ilvl="0" w:tentative="0">
      <w:start w:val="1"/>
      <w:numFmt w:val="decimal"/>
      <w:suff w:val="space"/>
      <w:lvlText w:val="1.1.%1"/>
      <w:lvlJc w:val="left"/>
      <w:pPr>
        <w:ind w:left="0" w:firstLine="0"/>
      </w:pPr>
      <w:rPr>
        <w:rFonts w:hint="default"/>
      </w:rPr>
    </w:lvl>
  </w:abstractNum>
  <w:abstractNum w:abstractNumId="1">
    <w:nsid w:val="A546DE58"/>
    <w:multiLevelType w:val="singleLevel"/>
    <w:tmpl w:val="A546DE58"/>
    <w:lvl w:ilvl="0" w:tentative="0">
      <w:start w:val="1"/>
      <w:numFmt w:val="decimal"/>
      <w:suff w:val="space"/>
      <w:lvlText w:val="4.%1"/>
      <w:lvlJc w:val="left"/>
      <w:pPr>
        <w:ind w:left="0" w:firstLine="0"/>
      </w:pPr>
      <w:rPr>
        <w:rFonts w:hint="default"/>
      </w:rPr>
    </w:lvl>
  </w:abstractNum>
  <w:abstractNum w:abstractNumId="2">
    <w:nsid w:val="D600CDB5"/>
    <w:multiLevelType w:val="singleLevel"/>
    <w:tmpl w:val="D600CDB5"/>
    <w:lvl w:ilvl="0" w:tentative="0">
      <w:start w:val="1"/>
      <w:numFmt w:val="decimal"/>
      <w:suff w:val="space"/>
      <w:lvlText w:val="3.%1"/>
      <w:lvlJc w:val="left"/>
      <w:pPr>
        <w:ind w:left="0" w:firstLine="0"/>
      </w:pPr>
      <w:rPr>
        <w:rFonts w:hint="default"/>
      </w:rPr>
    </w:lvl>
  </w:abstractNum>
  <w:abstractNum w:abstractNumId="3">
    <w:nsid w:val="E0271B34"/>
    <w:multiLevelType w:val="singleLevel"/>
    <w:tmpl w:val="E0271B34"/>
    <w:lvl w:ilvl="0" w:tentative="0">
      <w:start w:val="1"/>
      <w:numFmt w:val="decimal"/>
      <w:suff w:val="space"/>
      <w:lvlText w:val="2.%1"/>
      <w:lvlJc w:val="left"/>
      <w:pPr>
        <w:ind w:left="0" w:firstLine="0"/>
      </w:pPr>
      <w:rPr>
        <w:rFonts w:hint="default"/>
      </w:rPr>
    </w:lvl>
  </w:abstractNum>
  <w:abstractNum w:abstractNumId="4">
    <w:nsid w:val="E63D2181"/>
    <w:multiLevelType w:val="multilevel"/>
    <w:tmpl w:val="E63D21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8DF1220"/>
    <w:multiLevelType w:val="singleLevel"/>
    <w:tmpl w:val="E8DF1220"/>
    <w:lvl w:ilvl="0" w:tentative="0">
      <w:start w:val="1"/>
      <w:numFmt w:val="decimal"/>
      <w:suff w:val="space"/>
      <w:lvlText w:val="6.%1"/>
      <w:lvlJc w:val="left"/>
      <w:pPr>
        <w:ind w:left="0" w:firstLine="0"/>
      </w:pPr>
      <w:rPr>
        <w:rFonts w:hint="default"/>
      </w:rPr>
    </w:lvl>
  </w:abstractNum>
  <w:abstractNum w:abstractNumId="6">
    <w:nsid w:val="030CD8E6"/>
    <w:multiLevelType w:val="singleLevel"/>
    <w:tmpl w:val="030CD8E6"/>
    <w:lvl w:ilvl="0" w:tentative="0">
      <w:start w:val="1"/>
      <w:numFmt w:val="decimal"/>
      <w:suff w:val="space"/>
      <w:lvlText w:val="7.%1"/>
      <w:lvlJc w:val="left"/>
      <w:pPr>
        <w:ind w:left="0" w:firstLine="0"/>
      </w:pPr>
      <w:rPr>
        <w:rFonts w:hint="default"/>
      </w:rPr>
    </w:lvl>
  </w:abstractNum>
  <w:abstractNum w:abstractNumId="7">
    <w:nsid w:val="0634D3AB"/>
    <w:multiLevelType w:val="singleLevel"/>
    <w:tmpl w:val="0634D3AB"/>
    <w:lvl w:ilvl="0" w:tentative="0">
      <w:start w:val="1"/>
      <w:numFmt w:val="decimal"/>
      <w:suff w:val="space"/>
      <w:lvlText w:val="2.2.%1"/>
      <w:lvlJc w:val="left"/>
      <w:pPr>
        <w:ind w:left="0" w:firstLine="0"/>
      </w:pPr>
      <w:rPr>
        <w:rFonts w:hint="default"/>
      </w:rPr>
    </w:lvl>
  </w:abstractNum>
  <w:abstractNum w:abstractNumId="8">
    <w:nsid w:val="07F4EE3E"/>
    <w:multiLevelType w:val="singleLevel"/>
    <w:tmpl w:val="07F4EE3E"/>
    <w:lvl w:ilvl="0" w:tentative="0">
      <w:start w:val="1"/>
      <w:numFmt w:val="decimal"/>
      <w:suff w:val="space"/>
      <w:lvlText w:val="1.2.%1"/>
      <w:lvlJc w:val="left"/>
      <w:pPr>
        <w:ind w:left="0" w:firstLine="0"/>
      </w:pPr>
      <w:rPr>
        <w:rFonts w:hint="default"/>
      </w:rPr>
    </w:lvl>
  </w:abstractNum>
  <w:abstractNum w:abstractNumId="9">
    <w:nsid w:val="1BB2169B"/>
    <w:multiLevelType w:val="singleLevel"/>
    <w:tmpl w:val="1BB2169B"/>
    <w:lvl w:ilvl="0" w:tentative="0">
      <w:start w:val="1"/>
      <w:numFmt w:val="decimal"/>
      <w:suff w:val="space"/>
      <w:lvlText w:val="2.4.%1"/>
      <w:lvlJc w:val="left"/>
      <w:pPr>
        <w:ind w:left="0" w:firstLine="0"/>
      </w:pPr>
      <w:rPr>
        <w:rFonts w:hint="default"/>
      </w:rPr>
    </w:lvl>
  </w:abstractNum>
  <w:abstractNum w:abstractNumId="10">
    <w:nsid w:val="3E5D7370"/>
    <w:multiLevelType w:val="singleLevel"/>
    <w:tmpl w:val="3E5D7370"/>
    <w:lvl w:ilvl="0" w:tentative="0">
      <w:start w:val="1"/>
      <w:numFmt w:val="decimal"/>
      <w:suff w:val="space"/>
      <w:lvlText w:val="2.3.%1"/>
      <w:lvlJc w:val="left"/>
      <w:pPr>
        <w:ind w:left="0" w:firstLine="0"/>
      </w:pPr>
      <w:rPr>
        <w:rFonts w:hint="default"/>
      </w:rPr>
    </w:lvl>
  </w:abstractNum>
  <w:abstractNum w:abstractNumId="11">
    <w:nsid w:val="4B5AD2CD"/>
    <w:multiLevelType w:val="singleLevel"/>
    <w:tmpl w:val="4B5AD2CD"/>
    <w:lvl w:ilvl="0" w:tentative="0">
      <w:start w:val="1"/>
      <w:numFmt w:val="chineseCounting"/>
      <w:suff w:val="nothing"/>
      <w:lvlText w:val="第%1章："/>
      <w:lvlJc w:val="left"/>
      <w:pPr>
        <w:ind w:left="0" w:firstLine="0"/>
      </w:pPr>
      <w:rPr>
        <w:rFonts w:hint="eastAsia"/>
      </w:rPr>
    </w:lvl>
  </w:abstractNum>
  <w:abstractNum w:abstractNumId="12">
    <w:nsid w:val="5B52CE56"/>
    <w:multiLevelType w:val="singleLevel"/>
    <w:tmpl w:val="5B52CE56"/>
    <w:lvl w:ilvl="0" w:tentative="0">
      <w:start w:val="1"/>
      <w:numFmt w:val="decimal"/>
      <w:suff w:val="space"/>
      <w:lvlText w:val="2.1.%1"/>
      <w:lvlJc w:val="left"/>
      <w:pPr>
        <w:ind w:left="0" w:firstLine="0"/>
      </w:pPr>
      <w:rPr>
        <w:rFonts w:hint="default"/>
      </w:rPr>
    </w:lvl>
  </w:abstractNum>
  <w:abstractNum w:abstractNumId="13">
    <w:nsid w:val="5D4F1BC3"/>
    <w:multiLevelType w:val="singleLevel"/>
    <w:tmpl w:val="5D4F1BC3"/>
    <w:lvl w:ilvl="0" w:tentative="0">
      <w:start w:val="1"/>
      <w:numFmt w:val="decimal"/>
      <w:suff w:val="space"/>
      <w:lvlText w:val="1.%1"/>
      <w:lvlJc w:val="left"/>
      <w:pPr>
        <w:ind w:left="0" w:firstLine="0"/>
      </w:pPr>
      <w:rPr>
        <w:rFonts w:hint="default"/>
      </w:rPr>
    </w:lvl>
  </w:abstractNum>
  <w:abstractNum w:abstractNumId="14">
    <w:nsid w:val="5FAECEE3"/>
    <w:multiLevelType w:val="singleLevel"/>
    <w:tmpl w:val="5FAECEE3"/>
    <w:lvl w:ilvl="0" w:tentative="0">
      <w:start w:val="1"/>
      <w:numFmt w:val="decimal"/>
      <w:suff w:val="space"/>
      <w:lvlText w:val="5.%1"/>
      <w:lvlJc w:val="left"/>
      <w:pPr>
        <w:ind w:left="0" w:firstLine="0"/>
      </w:pPr>
      <w:rPr>
        <w:rFonts w:hint="default"/>
      </w:rPr>
    </w:lvl>
  </w:abstractNum>
  <w:abstractNum w:abstractNumId="15">
    <w:nsid w:val="73A9196F"/>
    <w:multiLevelType w:val="singleLevel"/>
    <w:tmpl w:val="73A9196F"/>
    <w:lvl w:ilvl="0" w:tentative="0">
      <w:start w:val="1"/>
      <w:numFmt w:val="decimal"/>
      <w:suff w:val="space"/>
      <w:lvlText w:val="1.%1"/>
      <w:lvlJc w:val="left"/>
      <w:pPr>
        <w:ind w:left="0" w:firstLine="480"/>
      </w:pPr>
      <w:rPr>
        <w:rFonts w:hint="default"/>
      </w:rPr>
    </w:lvl>
  </w:abstractNum>
  <w:abstractNum w:abstractNumId="16">
    <w:nsid w:val="7FA5F7C2"/>
    <w:multiLevelType w:val="singleLevel"/>
    <w:tmpl w:val="7FA5F7C2"/>
    <w:lvl w:ilvl="0" w:tentative="0">
      <w:start w:val="1"/>
      <w:numFmt w:val="decimal"/>
      <w:suff w:val="space"/>
      <w:lvlText w:val="2.%1"/>
      <w:lvlJc w:val="left"/>
      <w:pPr>
        <w:ind w:left="0" w:firstLine="480"/>
      </w:pPr>
      <w:rPr>
        <w:rFonts w:hint="default"/>
      </w:rPr>
    </w:lvl>
  </w:abstractNum>
  <w:num w:numId="1">
    <w:abstractNumId w:val="15"/>
  </w:num>
  <w:num w:numId="2">
    <w:abstractNumId w:val="11"/>
  </w:num>
  <w:num w:numId="3">
    <w:abstractNumId w:val="16"/>
  </w:num>
  <w:num w:numId="4">
    <w:abstractNumId w:val="2"/>
  </w:num>
  <w:num w:numId="5">
    <w:abstractNumId w:val="1"/>
  </w:num>
  <w:num w:numId="6">
    <w:abstractNumId w:val="14"/>
  </w:num>
  <w:num w:numId="7">
    <w:abstractNumId w:val="5"/>
  </w:num>
  <w:num w:numId="8">
    <w:abstractNumId w:val="6"/>
  </w:num>
  <w:num w:numId="9">
    <w:abstractNumId w:val="13"/>
  </w:num>
  <w:num w:numId="10">
    <w:abstractNumId w:val="0"/>
  </w:num>
  <w:num w:numId="11">
    <w:abstractNumId w:val="8"/>
  </w:num>
  <w:num w:numId="12">
    <w:abstractNumId w:val="3"/>
  </w:num>
  <w:num w:numId="13">
    <w:abstractNumId w:val="12"/>
  </w:num>
  <w:num w:numId="14">
    <w:abstractNumId w:val="7"/>
  </w:num>
  <w:num w:numId="15">
    <w:abstractNumId w:val="10"/>
  </w:num>
  <w:num w:numId="16">
    <w:abstractNumId w:val="9"/>
  </w:num>
  <w:num w:numId="1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I写作助手">
    <w15:presenceInfo w15:providerId="None" w15:userId="AI写作助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003344"/>
    <w:rsid w:val="23085188"/>
    <w:rsid w:val="5EC92A79"/>
    <w:rsid w:val="68EC1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yperlink" Target="https://m.sohu.com/coo/sg/895296301_121748096" TargetMode="External"/><Relationship Id="rId8" Type="http://schemas.openxmlformats.org/officeDocument/2006/relationships/hyperlink" Target="https://s.nongbaotong.com/a/89bfb7.html" TargetMode="External"/><Relationship Id="rId7" Type="http://schemas.openxmlformats.org/officeDocument/2006/relationships/hyperlink" Target="https://partners.sina.cn/html/sxg/sxgh/article?en_dataid=1d03b2087f61a30083a8ed2086466eda93e16387e3f74acf8a6adb9e0786193d&amp;wm=6127" TargetMode="External"/><Relationship Id="rId6" Type="http://schemas.openxmlformats.org/officeDocument/2006/relationships/hyperlink" Target="https://www.maigoo.com/citiao/52735.html" TargetMode="External"/><Relationship Id="rId5" Type="http://schemas.openxmlformats.org/officeDocument/2006/relationships/hyperlink" Target="https://so.html5.qq.com/page/real/search_news?docid=70000021_6846713ca2503752" TargetMode="External"/><Relationship Id="rId4" Type="http://schemas.openxmlformats.org/officeDocument/2006/relationships/hyperlink" Target="https://max.book118.com/html/2025/0502/5241230040012144.shtm" TargetMode="Externa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hyperlink" Target="https://www.xueshu.com.cn/gpxygpfx/200701/24296373.html" TargetMode="External"/><Relationship Id="rId28" Type="http://schemas.openxmlformats.org/officeDocument/2006/relationships/hyperlink" Target="http://wk.baidu.com/view/463767675727a5e9856a61d6" TargetMode="External"/><Relationship Id="rId27" Type="http://schemas.openxmlformats.org/officeDocument/2006/relationships/hyperlink" Target="https://blog.csdn.net/weixin_44487892/article/details/110538458" TargetMode="External"/><Relationship Id="rId26" Type="http://schemas.openxmlformats.org/officeDocument/2006/relationships/hyperlink" Target="https://blog.csdn.net/m0_47787372/article/details/143903365" TargetMode="External"/><Relationship Id="rId25" Type="http://schemas.openxmlformats.org/officeDocument/2006/relationships/hyperlink" Target="https://www.doc88.com/p-36616354971994.html" TargetMode="External"/><Relationship Id="rId24" Type="http://schemas.openxmlformats.org/officeDocument/2006/relationships/hyperlink" Target="https://www.cnblogs.com/manuowen-123/p/14967367.html" TargetMode="External"/><Relationship Id="rId23" Type="http://schemas.openxmlformats.org/officeDocument/2006/relationships/hyperlink" Target="https://blog.csdn.net/gwj992/article/details/79285620?locationNum=10&amp;fps=1" TargetMode="External"/><Relationship Id="rId22" Type="http://schemas.openxmlformats.org/officeDocument/2006/relationships/hyperlink" Target="https://www.doczj.com/doc/839843784.html" TargetMode="External"/><Relationship Id="rId21" Type="http://schemas.openxmlformats.org/officeDocument/2006/relationships/hyperlink" Target="https://www.doc88.com/p-21487035122294.html" TargetMode="External"/><Relationship Id="rId20" Type="http://schemas.openxmlformats.org/officeDocument/2006/relationships/hyperlink" Target="https://max.book118.com/html/2024/0907/5243244142011314.shtm" TargetMode="External"/><Relationship Id="rId2" Type="http://schemas.openxmlformats.org/officeDocument/2006/relationships/settings" Target="settings.xml"/><Relationship Id="rId19" Type="http://schemas.openxmlformats.org/officeDocument/2006/relationships/hyperlink" Target="https://doc.guandang.net/b994205439639ad0d549d8ffc.html" TargetMode="External"/><Relationship Id="rId18" Type="http://schemas.openxmlformats.org/officeDocument/2006/relationships/hyperlink" Target="https://max.book118.com/html/2017/0713/122079123.shtm" TargetMode="External"/><Relationship Id="rId17" Type="http://schemas.openxmlformats.org/officeDocument/2006/relationships/hyperlink" Target="https://m.cndzys.com/xshcore/wenda_info/11es265116.html" TargetMode="External"/><Relationship Id="rId16" Type="http://schemas.openxmlformats.org/officeDocument/2006/relationships/hyperlink" Target="https://xueshu.baidu.com/usercenter/data/paperhelp?cmd=paper_forward&amp;longsign=1c5308r0ec6t0xp0mg2b0270f6199705" TargetMode="External"/><Relationship Id="rId15" Type="http://schemas.openxmlformats.org/officeDocument/2006/relationships/hyperlink" Target="http://www.avanteschina.com/Article-2458344.html" TargetMode="External"/><Relationship Id="rId14" Type="http://schemas.openxmlformats.org/officeDocument/2006/relationships/hyperlink" Target="https://www.taodocs.com/p-784809790.html" TargetMode="External"/><Relationship Id="rId13" Type="http://schemas.openxmlformats.org/officeDocument/2006/relationships/hyperlink" Target="https://www.bohe.cn/zx/884804.html" TargetMode="External"/><Relationship Id="rId12" Type="http://schemas.openxmlformats.org/officeDocument/2006/relationships/hyperlink" Target="http://www.ynykld.com/view/cnIndex/3/136/view/129.html" TargetMode="External"/><Relationship Id="rId11" Type="http://schemas.openxmlformats.org/officeDocument/2006/relationships/hyperlink" Target="https://max.book118.com/html/2023/1228/7111062056006023.shtm" TargetMode="External"/><Relationship Id="rId10" Type="http://schemas.openxmlformats.org/officeDocument/2006/relationships/hyperlink" Target="https://m.sohu.com/coo/sg/827877019_120107978"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560</Words>
  <Characters>626</Characters>
  <Lines>0</Lines>
  <Paragraphs>0</Paragraphs>
  <TotalTime>24</TotalTime>
  <ScaleCrop>false</ScaleCrop>
  <LinksUpToDate>false</LinksUpToDate>
  <CharactersWithSpaces>637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2026-04-07T12:36:00Z</dcterms:created>
  <dc:creator>psy19</dc:creator>
  <cp:lastModifiedBy>狗勾</cp:lastModifiedBy>
  <dcterms:modified xsi:type="dcterms:W3CDTF">2026-04-10T02:49:54Z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eyJoZGlkIjoiNzY3NzhhZWIwMTZkZTMwNzg3NDdlY2UwNjJlOWExYTAiLCJ1c2VySWQiOiIxNDcyMTAxMzMyIn0=</vt:lpwstr>
  </property>
  <property fmtid="{D5CDD505-2E9C-101B-9397-08002B2CF9AE}" pid="4" name="ICV">
    <vt:lpwstr>BF2DF0F1DAF34F9E9FFC06668165EAE8_12</vt:lpwstr>
  </property>
</Properties>
</file>